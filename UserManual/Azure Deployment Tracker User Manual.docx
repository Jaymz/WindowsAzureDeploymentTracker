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464" w:rsidRPr="00BB632D" w:rsidRDefault="00CA6464" w:rsidP="000153FE">
      <w:pPr>
        <w:rPr>
          <w:rFonts w:asciiTheme="minorHAnsi" w:hAnsiTheme="minorHAnsi" w:cstheme="minorHAnsi"/>
        </w:rPr>
      </w:pPr>
      <w:r w:rsidRPr="00BB632D">
        <w:rPr>
          <w:rFonts w:asciiTheme="minorHAnsi" w:hAnsiTheme="minorHAnsi" w:cstheme="minorHAnsi"/>
          <w:noProof/>
        </w:rPr>
        <w:drawing>
          <wp:anchor distT="0" distB="0" distL="114300" distR="114300" simplePos="0" relativeHeight="251659264" behindDoc="1" locked="0" layoutInCell="1" allowOverlap="1" wp14:anchorId="49AC9082" wp14:editId="7C30B014">
            <wp:simplePos x="0" y="0"/>
            <wp:positionH relativeFrom="column">
              <wp:posOffset>-1143000</wp:posOffset>
            </wp:positionH>
            <wp:positionV relativeFrom="paragraph">
              <wp:posOffset>0</wp:posOffset>
            </wp:positionV>
            <wp:extent cx="9153144" cy="2404872"/>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ma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53144" cy="2404872"/>
                    </a:xfrm>
                    <a:prstGeom prst="rect">
                      <a:avLst/>
                    </a:prstGeom>
                  </pic:spPr>
                </pic:pic>
              </a:graphicData>
            </a:graphic>
            <wp14:sizeRelH relativeFrom="margin">
              <wp14:pctWidth>0</wp14:pctWidth>
            </wp14:sizeRelH>
            <wp14:sizeRelV relativeFrom="margin">
              <wp14:pctHeight>0</wp14:pctHeight>
            </wp14:sizeRelV>
          </wp:anchor>
        </w:drawing>
      </w:r>
    </w:p>
    <w:p w:rsidR="00CA6464" w:rsidRPr="00BB632D" w:rsidRDefault="00CA6464" w:rsidP="000153FE">
      <w:pPr>
        <w:pStyle w:val="CoverTitle"/>
        <w:spacing w:before="0" w:after="120" w:line="240" w:lineRule="auto"/>
        <w:rPr>
          <w:rFonts w:asciiTheme="minorHAnsi" w:hAnsiTheme="minorHAnsi" w:cstheme="minorHAnsi"/>
          <w:lang w:val="en-US"/>
        </w:rPr>
      </w:pPr>
    </w:p>
    <w:p w:rsidR="000153FE" w:rsidRPr="00BB632D" w:rsidRDefault="000153FE" w:rsidP="000153FE">
      <w:pPr>
        <w:pStyle w:val="CoverBlockTextBold"/>
        <w:spacing w:after="120" w:line="240" w:lineRule="auto"/>
        <w:rPr>
          <w:rFonts w:asciiTheme="minorHAnsi" w:hAnsiTheme="minorHAnsi" w:cstheme="minorHAnsi"/>
          <w:lang w:val="en-US"/>
        </w:rPr>
      </w:pPr>
    </w:p>
    <w:p w:rsidR="000153FE" w:rsidRPr="00BB632D" w:rsidRDefault="000153FE" w:rsidP="000153FE">
      <w:pPr>
        <w:pStyle w:val="CoverBlockTextBold"/>
        <w:spacing w:after="120" w:line="240" w:lineRule="auto"/>
        <w:rPr>
          <w:rFonts w:asciiTheme="minorHAnsi" w:hAnsiTheme="minorHAnsi" w:cstheme="minorHAnsi"/>
          <w:lang w:val="en-US"/>
        </w:rPr>
      </w:pPr>
    </w:p>
    <w:p w:rsidR="000153FE" w:rsidRPr="00BB632D" w:rsidRDefault="000153FE" w:rsidP="000153FE">
      <w:pPr>
        <w:pStyle w:val="CoverBlockTextBold"/>
        <w:spacing w:after="120" w:line="240" w:lineRule="auto"/>
        <w:rPr>
          <w:rFonts w:asciiTheme="minorHAnsi" w:hAnsiTheme="minorHAnsi" w:cstheme="minorHAnsi"/>
          <w:lang w:val="en-US"/>
        </w:rPr>
      </w:pPr>
    </w:p>
    <w:p w:rsidR="000153FE" w:rsidRPr="00BB632D" w:rsidRDefault="000153FE" w:rsidP="000153FE">
      <w:pPr>
        <w:pStyle w:val="CoverBlockTextBold"/>
        <w:spacing w:after="120" w:line="240" w:lineRule="auto"/>
        <w:rPr>
          <w:rFonts w:asciiTheme="minorHAnsi" w:hAnsiTheme="minorHAnsi" w:cstheme="minorHAnsi"/>
          <w:lang w:val="en-US"/>
        </w:rPr>
      </w:pPr>
    </w:p>
    <w:p w:rsidR="000153FE" w:rsidRPr="00BB632D" w:rsidRDefault="000153FE" w:rsidP="000153FE">
      <w:pPr>
        <w:pStyle w:val="CoverBlockTextBold"/>
        <w:spacing w:after="120" w:line="240" w:lineRule="auto"/>
        <w:rPr>
          <w:rFonts w:asciiTheme="minorHAnsi" w:hAnsiTheme="minorHAnsi" w:cstheme="minorHAnsi"/>
          <w:lang w:val="en-US"/>
        </w:rPr>
      </w:pPr>
    </w:p>
    <w:p w:rsidR="000153FE" w:rsidRPr="00BB632D" w:rsidRDefault="000153FE" w:rsidP="000153FE">
      <w:pPr>
        <w:pStyle w:val="CoverBlockTextBold"/>
        <w:spacing w:after="120" w:line="240" w:lineRule="auto"/>
        <w:rPr>
          <w:rFonts w:asciiTheme="minorHAnsi" w:hAnsiTheme="minorHAnsi" w:cstheme="minorHAnsi"/>
          <w:lang w:val="en-US"/>
        </w:rPr>
      </w:pPr>
    </w:p>
    <w:sdt>
      <w:sdtPr>
        <w:rPr>
          <w:rFonts w:asciiTheme="minorHAnsi" w:hAnsiTheme="minorHAnsi" w:cstheme="minorHAnsi"/>
          <w:lang w:val="en-US"/>
        </w:rPr>
        <w:alias w:val="Publish Date"/>
        <w:tag w:val=""/>
        <w:id w:val="-61103221"/>
        <w:placeholder>
          <w:docPart w:val="666566A5E9684406B155D9CC184C0BF6"/>
        </w:placeholder>
        <w:showingPlcHdr/>
        <w:dataBinding w:prefixMappings="xmlns:ns0='http://schemas.microsoft.com/office/2006/coverPageProps' " w:xpath="/ns0:CoverPageProperties[1]/ns0:PublishDate[1]" w:storeItemID="{55AF091B-3C7A-41E3-B477-F2FDAA23CFDA}"/>
        <w:date w:fullDate="2011-11-16T00:00:00Z">
          <w:dateFormat w:val="M/d/yyyy"/>
          <w:lid w:val="en-US"/>
          <w:storeMappedDataAs w:val="dateTime"/>
          <w:calendar w:val="gregorian"/>
        </w:date>
      </w:sdtPr>
      <w:sdtEndPr/>
      <w:sdtContent>
        <w:p w:rsidR="00CA6464" w:rsidRPr="00BB632D" w:rsidRDefault="00CA6464" w:rsidP="000153FE">
          <w:pPr>
            <w:pStyle w:val="CoverBlockTextBold"/>
            <w:spacing w:after="120" w:line="240" w:lineRule="auto"/>
            <w:rPr>
              <w:rFonts w:asciiTheme="minorHAnsi" w:hAnsiTheme="minorHAnsi" w:cstheme="minorHAnsi"/>
              <w:lang w:val="en-US"/>
            </w:rPr>
          </w:pPr>
          <w:r w:rsidRPr="00BB632D">
            <w:rPr>
              <w:rFonts w:asciiTheme="minorHAnsi" w:hAnsiTheme="minorHAnsi" w:cstheme="minorHAnsi"/>
              <w:lang w:val="en-US"/>
            </w:rPr>
            <w:t xml:space="preserve">     </w:t>
          </w:r>
        </w:p>
      </w:sdtContent>
    </w:sdt>
    <w:p w:rsidR="00CA6464" w:rsidRPr="00BB632D" w:rsidRDefault="00DC627E" w:rsidP="000153FE">
      <w:pPr>
        <w:pStyle w:val="CoverBlockTextBold"/>
        <w:spacing w:after="120" w:line="240" w:lineRule="auto"/>
        <w:rPr>
          <w:rFonts w:asciiTheme="minorHAnsi" w:hAnsiTheme="minorHAnsi" w:cstheme="minorHAnsi"/>
          <w:lang w:val="en-US"/>
        </w:rPr>
      </w:pPr>
      <w:sdt>
        <w:sdtPr>
          <w:rPr>
            <w:rFonts w:asciiTheme="minorHAnsi" w:hAnsiTheme="minorHAnsi" w:cstheme="minorHAnsi"/>
            <w:sz w:val="40"/>
            <w:szCs w:val="40"/>
          </w:rPr>
          <w:alias w:val="Title"/>
          <w:tag w:val=""/>
          <w:id w:val="-2075653766"/>
          <w:dataBinding w:prefixMappings="xmlns:ns0='http://purl.org/dc/elements/1.1/' xmlns:ns1='http://schemas.openxmlformats.org/package/2006/metadata/core-properties' " w:xpath="/ns1:coreProperties[1]/ns0:title[1]" w:storeItemID="{6C3C8BC8-F283-45AE-878A-BAB7291924A1}"/>
          <w:text w:multiLine="1"/>
        </w:sdtPr>
        <w:sdtEndPr/>
        <w:sdtContent>
          <w:r w:rsidR="007A546D" w:rsidRPr="00BB632D">
            <w:rPr>
              <w:rFonts w:asciiTheme="minorHAnsi" w:hAnsiTheme="minorHAnsi" w:cstheme="minorHAnsi"/>
              <w:sz w:val="40"/>
              <w:szCs w:val="40"/>
              <w:lang w:val="en-US"/>
            </w:rPr>
            <w:t xml:space="preserve">Windows Azure Deployment Tracker </w:t>
          </w:r>
          <w:r w:rsidR="000E46BA">
            <w:rPr>
              <w:rFonts w:asciiTheme="minorHAnsi" w:hAnsiTheme="minorHAnsi" w:cstheme="minorHAnsi"/>
              <w:sz w:val="40"/>
              <w:szCs w:val="40"/>
              <w:lang w:val="en-US"/>
            </w:rPr>
            <w:br/>
          </w:r>
          <w:r w:rsidR="007A546D" w:rsidRPr="00BB632D">
            <w:rPr>
              <w:rFonts w:asciiTheme="minorHAnsi" w:hAnsiTheme="minorHAnsi" w:cstheme="minorHAnsi"/>
              <w:sz w:val="40"/>
              <w:szCs w:val="40"/>
              <w:lang w:val="en-US"/>
            </w:rPr>
            <w:t>User Manual</w:t>
          </w:r>
        </w:sdtContent>
      </w:sdt>
    </w:p>
    <w:p w:rsidR="00CA6464" w:rsidRPr="00BB632D" w:rsidRDefault="00CA6464" w:rsidP="000153FE">
      <w:pPr>
        <w:pStyle w:val="CoverBlockTextBold"/>
        <w:spacing w:after="120" w:line="240" w:lineRule="auto"/>
        <w:rPr>
          <w:rFonts w:asciiTheme="minorHAnsi" w:hAnsiTheme="minorHAnsi" w:cstheme="minorHAnsi"/>
          <w:lang w:val="en-US"/>
        </w:rPr>
      </w:pPr>
    </w:p>
    <w:p w:rsidR="00CA6464" w:rsidRPr="00BB632D" w:rsidRDefault="00CA6464" w:rsidP="000153FE">
      <w:pPr>
        <w:pStyle w:val="CoverBlockTextBold"/>
        <w:spacing w:after="120" w:line="240" w:lineRule="auto"/>
        <w:rPr>
          <w:rFonts w:asciiTheme="minorHAnsi" w:hAnsiTheme="minorHAnsi" w:cstheme="minorHAnsi"/>
          <w:lang w:val="en-US"/>
        </w:rPr>
      </w:pPr>
    </w:p>
    <w:p w:rsidR="001F7499" w:rsidRPr="00BB632D" w:rsidRDefault="001F7499">
      <w:pPr>
        <w:rPr>
          <w:rFonts w:asciiTheme="minorHAnsi" w:hAnsiTheme="minorHAnsi" w:cstheme="minorHAnsi"/>
          <w:b/>
          <w:bCs/>
          <w:szCs w:val="24"/>
        </w:rPr>
      </w:pPr>
      <w:bookmarkStart w:id="0" w:name="_Toc475251652"/>
      <w:bookmarkStart w:id="1" w:name="_Toc485711484"/>
      <w:bookmarkStart w:id="2" w:name="_Toc226788253"/>
      <w:bookmarkStart w:id="3" w:name="_Toc330571212"/>
      <w:bookmarkStart w:id="4" w:name="_Toc330574648"/>
      <w:r w:rsidRPr="00BB632D">
        <w:rPr>
          <w:rFonts w:asciiTheme="minorHAnsi" w:hAnsiTheme="minorHAnsi" w:cstheme="minorHAnsi"/>
        </w:rPr>
        <w:br w:type="page"/>
      </w:r>
    </w:p>
    <w:p w:rsidR="001F7499" w:rsidRPr="00BB632D" w:rsidRDefault="001F7499" w:rsidP="007A546D">
      <w:pPr>
        <w:rPr>
          <w:rFonts w:asciiTheme="minorHAnsi" w:hAnsiTheme="minorHAnsi" w:cstheme="minorHAnsi"/>
          <w:i/>
          <w:color w:val="000000" w:themeColor="text1"/>
          <w:sz w:val="18"/>
          <w:szCs w:val="18"/>
        </w:rPr>
      </w:pPr>
      <w:r w:rsidRPr="00BB632D">
        <w:rPr>
          <w:rFonts w:asciiTheme="minorHAnsi" w:hAnsiTheme="minorHAnsi" w:cstheme="minorHAnsi"/>
          <w:i/>
          <w:color w:val="000000" w:themeColor="text1"/>
          <w:sz w:val="18"/>
          <w:szCs w:val="18"/>
        </w:rPr>
        <w:lastRenderedPageBreak/>
        <w:t>This document is provided “as-is”. Information and views expressed in this document, including URL and other Internet Web site references, may change without notice.</w:t>
      </w:r>
    </w:p>
    <w:p w:rsidR="001F7499" w:rsidRPr="00BB632D" w:rsidRDefault="001F7499" w:rsidP="007A546D">
      <w:pPr>
        <w:pStyle w:val="ListParagraph"/>
        <w:rPr>
          <w:rFonts w:asciiTheme="minorHAnsi" w:eastAsiaTheme="minorEastAsia" w:hAnsiTheme="minorHAnsi" w:cstheme="minorHAnsi"/>
          <w:i/>
          <w:color w:val="000000" w:themeColor="text1"/>
          <w:sz w:val="18"/>
          <w:szCs w:val="18"/>
          <w:lang w:bidi="en-US"/>
        </w:rPr>
      </w:pPr>
      <w:r w:rsidRPr="00BB632D">
        <w:rPr>
          <w:rFonts w:asciiTheme="minorHAnsi" w:eastAsiaTheme="minorEastAsia" w:hAnsiTheme="minorHAnsi" w:cstheme="minorHAnsi"/>
          <w:i/>
          <w:color w:val="000000" w:themeColor="text1"/>
          <w:sz w:val="18"/>
          <w:szCs w:val="18"/>
          <w:lang w:bidi="en-US"/>
        </w:rPr>
        <w:t>Some examples depicted herein are provided for illustration only and are fictitious.  No real association or connection is intended or should be inferred.</w:t>
      </w:r>
    </w:p>
    <w:p w:rsidR="001F7499" w:rsidRPr="00BB632D" w:rsidRDefault="001F7499" w:rsidP="007A546D">
      <w:pPr>
        <w:rPr>
          <w:rFonts w:asciiTheme="minorHAnsi" w:hAnsiTheme="minorHAnsi" w:cstheme="minorHAnsi"/>
          <w:b/>
          <w:bCs/>
          <w:i/>
          <w:iCs/>
          <w:color w:val="000000" w:themeColor="text1"/>
          <w:sz w:val="18"/>
          <w:szCs w:val="18"/>
        </w:rPr>
      </w:pPr>
      <w:r w:rsidRPr="00BB632D">
        <w:rPr>
          <w:rFonts w:asciiTheme="minorHAnsi" w:hAnsiTheme="minorHAnsi" w:cstheme="minorHAnsi"/>
          <w:i/>
          <w:color w:val="000000" w:themeColor="text1"/>
          <w:sz w:val="18"/>
          <w:szCs w:val="18"/>
        </w:rPr>
        <w:t xml:space="preserve">This document does not provide you with any legal rights to any intellectual property in any Microsoft product. You may copy and use this document for your internal, reference purposes. </w:t>
      </w:r>
    </w:p>
    <w:p w:rsidR="001F7499" w:rsidRPr="00BB632D" w:rsidRDefault="001F7499" w:rsidP="007A546D">
      <w:pPr>
        <w:rPr>
          <w:rFonts w:asciiTheme="minorHAnsi" w:hAnsiTheme="minorHAnsi" w:cstheme="minorHAnsi"/>
          <w:i/>
          <w:color w:val="333333"/>
          <w:sz w:val="18"/>
          <w:szCs w:val="18"/>
        </w:rPr>
      </w:pPr>
      <w:r w:rsidRPr="00BB632D">
        <w:rPr>
          <w:rFonts w:asciiTheme="minorHAnsi" w:hAnsiTheme="minorHAnsi" w:cstheme="minorHAnsi"/>
          <w:i/>
          <w:color w:val="333333"/>
          <w:sz w:val="18"/>
          <w:szCs w:val="18"/>
        </w:rPr>
        <w:t>© 2012 Microsoft. All rights reserved.</w:t>
      </w:r>
    </w:p>
    <w:p w:rsidR="001F7499" w:rsidRPr="00BB632D" w:rsidRDefault="001F7499" w:rsidP="001F7499">
      <w:pPr>
        <w:pStyle w:val="ListParagraph"/>
        <w:rPr>
          <w:rFonts w:asciiTheme="minorHAnsi" w:eastAsiaTheme="minorEastAsia" w:hAnsiTheme="minorHAnsi" w:cstheme="minorHAnsi"/>
          <w:i/>
          <w:color w:val="000000" w:themeColor="text1"/>
          <w:sz w:val="18"/>
          <w:szCs w:val="18"/>
          <w:lang w:bidi="en-US"/>
        </w:rPr>
      </w:pPr>
      <w:r w:rsidRPr="00BB632D">
        <w:rPr>
          <w:rFonts w:asciiTheme="minorHAnsi" w:hAnsiTheme="minorHAnsi" w:cstheme="minorHAnsi"/>
          <w:i/>
          <w:color w:val="000000" w:themeColor="text1"/>
          <w:sz w:val="18"/>
          <w:szCs w:val="18"/>
        </w:rPr>
        <w:t xml:space="preserve">Microsoft, </w:t>
      </w:r>
      <w:r w:rsidRPr="00BB632D">
        <w:rPr>
          <w:rFonts w:asciiTheme="minorHAnsi" w:hAnsiTheme="minorHAnsi" w:cstheme="minorHAnsi"/>
          <w:i/>
          <w:sz w:val="18"/>
          <w:szCs w:val="18"/>
        </w:rPr>
        <w:t xml:space="preserve">SQL Server, Visual Studio, Windows, </w:t>
      </w:r>
      <w:r w:rsidRPr="00BB632D">
        <w:rPr>
          <w:rFonts w:asciiTheme="minorHAnsi" w:hAnsiTheme="minorHAnsi" w:cstheme="minorHAnsi"/>
          <w:i/>
          <w:color w:val="000000"/>
          <w:sz w:val="18"/>
          <w:szCs w:val="18"/>
        </w:rPr>
        <w:t xml:space="preserve">Windows Azure, Windows Live, and Windows Server </w:t>
      </w:r>
      <w:r w:rsidRPr="00BB632D">
        <w:rPr>
          <w:rFonts w:asciiTheme="minorHAnsi" w:hAnsiTheme="minorHAnsi" w:cstheme="minorHAnsi"/>
          <w:i/>
          <w:color w:val="000000" w:themeColor="text1"/>
          <w:sz w:val="18"/>
          <w:szCs w:val="18"/>
        </w:rPr>
        <w:t>are trademarks of the Microsoft group of companies. All other trademarks are property of their respective owners.</w:t>
      </w:r>
      <w:r w:rsidRPr="00BB632D">
        <w:rPr>
          <w:rFonts w:asciiTheme="minorHAnsi" w:eastAsiaTheme="minorEastAsia" w:hAnsiTheme="minorHAnsi" w:cstheme="minorHAnsi"/>
          <w:i/>
          <w:color w:val="000000" w:themeColor="text1"/>
          <w:sz w:val="18"/>
          <w:szCs w:val="18"/>
          <w:lang w:bidi="en-US"/>
        </w:rPr>
        <w:t xml:space="preserve"> </w:t>
      </w:r>
    </w:p>
    <w:p w:rsidR="000153FE" w:rsidRPr="00BB632D" w:rsidRDefault="000153FE" w:rsidP="001F7499">
      <w:pPr>
        <w:rPr>
          <w:rFonts w:asciiTheme="minorHAnsi" w:hAnsiTheme="minorHAnsi" w:cstheme="minorHAnsi"/>
          <w:sz w:val="18"/>
          <w:szCs w:val="18"/>
        </w:rPr>
      </w:pPr>
      <w:r w:rsidRPr="00BB632D">
        <w:rPr>
          <w:rFonts w:asciiTheme="minorHAnsi" w:hAnsiTheme="minorHAnsi" w:cstheme="minorHAnsi"/>
          <w:sz w:val="18"/>
          <w:szCs w:val="18"/>
        </w:rPr>
        <w:br w:type="page"/>
      </w:r>
    </w:p>
    <w:p w:rsidR="00F73104" w:rsidRPr="00BB632D" w:rsidRDefault="005643DE" w:rsidP="000153FE">
      <w:pPr>
        <w:pStyle w:val="TOC1"/>
        <w:spacing w:before="0"/>
        <w:rPr>
          <w:rFonts w:asciiTheme="minorHAnsi" w:hAnsiTheme="minorHAnsi" w:cstheme="minorHAnsi"/>
          <w:sz w:val="28"/>
          <w:szCs w:val="28"/>
        </w:rPr>
      </w:pPr>
      <w:r w:rsidRPr="00BB632D">
        <w:rPr>
          <w:rFonts w:asciiTheme="minorHAnsi" w:hAnsiTheme="minorHAnsi" w:cstheme="minorHAnsi"/>
          <w:sz w:val="28"/>
          <w:szCs w:val="28"/>
        </w:rPr>
        <w:lastRenderedPageBreak/>
        <w:t>Contents</w:t>
      </w:r>
      <w:bookmarkEnd w:id="0"/>
      <w:bookmarkEnd w:id="1"/>
      <w:bookmarkEnd w:id="2"/>
      <w:bookmarkEnd w:id="3"/>
      <w:bookmarkEnd w:id="4"/>
    </w:p>
    <w:p w:rsidR="009A4E20" w:rsidRDefault="00BC28E3">
      <w:pPr>
        <w:pStyle w:val="TOC2"/>
        <w:rPr>
          <w:rFonts w:asciiTheme="minorHAnsi" w:eastAsiaTheme="minorEastAsia" w:hAnsiTheme="minorHAnsi"/>
          <w:sz w:val="22"/>
          <w:szCs w:val="22"/>
        </w:rPr>
      </w:pPr>
      <w:r w:rsidRPr="00BB632D">
        <w:rPr>
          <w:rFonts w:asciiTheme="minorHAnsi" w:hAnsiTheme="minorHAnsi" w:cstheme="minorHAnsi"/>
          <w:noProof w:val="0"/>
        </w:rPr>
        <w:fldChar w:fldCharType="begin"/>
      </w:r>
      <w:r w:rsidRPr="00BB632D">
        <w:rPr>
          <w:rFonts w:asciiTheme="minorHAnsi" w:hAnsiTheme="minorHAnsi" w:cstheme="minorHAnsi"/>
        </w:rPr>
        <w:instrText xml:space="preserve"> TOC \o "1-3" \h \z \u </w:instrText>
      </w:r>
      <w:r w:rsidRPr="00BB632D">
        <w:rPr>
          <w:rFonts w:asciiTheme="minorHAnsi" w:hAnsiTheme="minorHAnsi" w:cstheme="minorHAnsi"/>
          <w:noProof w:val="0"/>
        </w:rPr>
        <w:fldChar w:fldCharType="separate"/>
      </w:r>
      <w:hyperlink w:anchor="_Toc332983766" w:history="1">
        <w:r w:rsidR="009A4E20" w:rsidRPr="007D23EA">
          <w:rPr>
            <w:rStyle w:val="Hyperlink"/>
          </w:rPr>
          <w:t>Introduction</w:t>
        </w:r>
        <w:r w:rsidR="009A4E20">
          <w:rPr>
            <w:webHidden/>
          </w:rPr>
          <w:tab/>
        </w:r>
        <w:r w:rsidR="009A4E20">
          <w:rPr>
            <w:webHidden/>
          </w:rPr>
          <w:fldChar w:fldCharType="begin"/>
        </w:r>
        <w:r w:rsidR="009A4E20">
          <w:rPr>
            <w:webHidden/>
          </w:rPr>
          <w:instrText xml:space="preserve"> PAGEREF _Toc332983766 \h </w:instrText>
        </w:r>
        <w:r w:rsidR="009A4E20">
          <w:rPr>
            <w:webHidden/>
          </w:rPr>
        </w:r>
        <w:r w:rsidR="009A4E20">
          <w:rPr>
            <w:webHidden/>
          </w:rPr>
          <w:fldChar w:fldCharType="separate"/>
        </w:r>
        <w:r w:rsidR="0082155C">
          <w:rPr>
            <w:webHidden/>
          </w:rPr>
          <w:t>4</w:t>
        </w:r>
        <w:r w:rsidR="009A4E20">
          <w:rPr>
            <w:webHidden/>
          </w:rPr>
          <w:fldChar w:fldCharType="end"/>
        </w:r>
      </w:hyperlink>
    </w:p>
    <w:p w:rsidR="009A4E20" w:rsidRDefault="00DC627E">
      <w:pPr>
        <w:pStyle w:val="TOC2"/>
        <w:rPr>
          <w:rFonts w:asciiTheme="minorHAnsi" w:eastAsiaTheme="minorEastAsia" w:hAnsiTheme="minorHAnsi"/>
          <w:sz w:val="22"/>
          <w:szCs w:val="22"/>
        </w:rPr>
      </w:pPr>
      <w:hyperlink w:anchor="_Toc332983767" w:history="1">
        <w:r w:rsidR="009A4E20" w:rsidRPr="007D23EA">
          <w:rPr>
            <w:rStyle w:val="Hyperlink"/>
          </w:rPr>
          <w:t>Purpose</w:t>
        </w:r>
        <w:r w:rsidR="009A4E20">
          <w:rPr>
            <w:rStyle w:val="Hyperlink"/>
          </w:rPr>
          <w:tab/>
        </w:r>
        <w:r w:rsidR="009A4E20">
          <w:rPr>
            <w:rStyle w:val="Hyperlink"/>
          </w:rPr>
          <w:tab/>
        </w:r>
        <w:r w:rsidR="009A4E20">
          <w:rPr>
            <w:webHidden/>
          </w:rPr>
          <w:fldChar w:fldCharType="begin"/>
        </w:r>
        <w:r w:rsidR="009A4E20">
          <w:rPr>
            <w:webHidden/>
          </w:rPr>
          <w:instrText xml:space="preserve"> PAGEREF _Toc332983767 \h </w:instrText>
        </w:r>
        <w:r w:rsidR="009A4E20">
          <w:rPr>
            <w:webHidden/>
          </w:rPr>
        </w:r>
        <w:r w:rsidR="009A4E20">
          <w:rPr>
            <w:webHidden/>
          </w:rPr>
          <w:fldChar w:fldCharType="separate"/>
        </w:r>
        <w:r w:rsidR="0082155C">
          <w:rPr>
            <w:webHidden/>
          </w:rPr>
          <w:t>4</w:t>
        </w:r>
        <w:r w:rsidR="009A4E20">
          <w:rPr>
            <w:webHidden/>
          </w:rPr>
          <w:fldChar w:fldCharType="end"/>
        </w:r>
      </w:hyperlink>
    </w:p>
    <w:p w:rsidR="009A4E20" w:rsidRDefault="00DC627E">
      <w:pPr>
        <w:pStyle w:val="TOC2"/>
        <w:rPr>
          <w:rFonts w:asciiTheme="minorHAnsi" w:eastAsiaTheme="minorEastAsia" w:hAnsiTheme="minorHAnsi"/>
          <w:sz w:val="22"/>
          <w:szCs w:val="22"/>
        </w:rPr>
      </w:pPr>
      <w:hyperlink w:anchor="_Toc332983768" w:history="1">
        <w:r w:rsidR="009A4E20" w:rsidRPr="007D23EA">
          <w:rPr>
            <w:rStyle w:val="Hyperlink"/>
          </w:rPr>
          <w:t>System requirements</w:t>
        </w:r>
        <w:r w:rsidR="009A4E20">
          <w:rPr>
            <w:webHidden/>
          </w:rPr>
          <w:tab/>
        </w:r>
        <w:r w:rsidR="009A4E20">
          <w:rPr>
            <w:webHidden/>
          </w:rPr>
          <w:fldChar w:fldCharType="begin"/>
        </w:r>
        <w:r w:rsidR="009A4E20">
          <w:rPr>
            <w:webHidden/>
          </w:rPr>
          <w:instrText xml:space="preserve"> PAGEREF _Toc332983768 \h </w:instrText>
        </w:r>
        <w:r w:rsidR="009A4E20">
          <w:rPr>
            <w:webHidden/>
          </w:rPr>
        </w:r>
        <w:r w:rsidR="009A4E20">
          <w:rPr>
            <w:webHidden/>
          </w:rPr>
          <w:fldChar w:fldCharType="separate"/>
        </w:r>
        <w:r w:rsidR="0082155C">
          <w:rPr>
            <w:webHidden/>
          </w:rPr>
          <w:t>4</w:t>
        </w:r>
        <w:r w:rsidR="009A4E20">
          <w:rPr>
            <w:webHidden/>
          </w:rPr>
          <w:fldChar w:fldCharType="end"/>
        </w:r>
      </w:hyperlink>
    </w:p>
    <w:p w:rsidR="009A4E20" w:rsidRDefault="00DC627E">
      <w:pPr>
        <w:pStyle w:val="TOC2"/>
        <w:rPr>
          <w:rFonts w:asciiTheme="minorHAnsi" w:eastAsiaTheme="minorEastAsia" w:hAnsiTheme="minorHAnsi"/>
          <w:sz w:val="22"/>
          <w:szCs w:val="22"/>
        </w:rPr>
      </w:pPr>
      <w:hyperlink w:anchor="_Toc332983769" w:history="1">
        <w:r w:rsidR="009A4E20" w:rsidRPr="007D23EA">
          <w:rPr>
            <w:rStyle w:val="Hyperlink"/>
          </w:rPr>
          <w:t>Architecture</w:t>
        </w:r>
        <w:r w:rsidR="009A4E20">
          <w:rPr>
            <w:webHidden/>
          </w:rPr>
          <w:tab/>
        </w:r>
        <w:r w:rsidR="009A4E20">
          <w:rPr>
            <w:webHidden/>
          </w:rPr>
          <w:fldChar w:fldCharType="begin"/>
        </w:r>
        <w:r w:rsidR="009A4E20">
          <w:rPr>
            <w:webHidden/>
          </w:rPr>
          <w:instrText xml:space="preserve"> PAGEREF _Toc332983769 \h </w:instrText>
        </w:r>
        <w:r w:rsidR="009A4E20">
          <w:rPr>
            <w:webHidden/>
          </w:rPr>
        </w:r>
        <w:r w:rsidR="009A4E20">
          <w:rPr>
            <w:webHidden/>
          </w:rPr>
          <w:fldChar w:fldCharType="separate"/>
        </w:r>
        <w:r w:rsidR="0082155C">
          <w:rPr>
            <w:webHidden/>
          </w:rPr>
          <w:t>4</w:t>
        </w:r>
        <w:r w:rsidR="009A4E20">
          <w:rPr>
            <w:webHidden/>
          </w:rPr>
          <w:fldChar w:fldCharType="end"/>
        </w:r>
      </w:hyperlink>
    </w:p>
    <w:p w:rsidR="009A4E20" w:rsidRDefault="00DC627E">
      <w:pPr>
        <w:pStyle w:val="TOC2"/>
        <w:rPr>
          <w:rFonts w:asciiTheme="minorHAnsi" w:eastAsiaTheme="minorEastAsia" w:hAnsiTheme="minorHAnsi"/>
          <w:sz w:val="22"/>
          <w:szCs w:val="22"/>
        </w:rPr>
      </w:pPr>
      <w:hyperlink w:anchor="_Toc332983770" w:history="1">
        <w:r w:rsidR="009A4E20" w:rsidRPr="007D23EA">
          <w:rPr>
            <w:rStyle w:val="Hyperlink"/>
          </w:rPr>
          <w:t>Downloading and compiling the application</w:t>
        </w:r>
        <w:r w:rsidR="009A4E20">
          <w:rPr>
            <w:webHidden/>
          </w:rPr>
          <w:tab/>
        </w:r>
        <w:r w:rsidR="009A4E20">
          <w:rPr>
            <w:webHidden/>
          </w:rPr>
          <w:fldChar w:fldCharType="begin"/>
        </w:r>
        <w:r w:rsidR="009A4E20">
          <w:rPr>
            <w:webHidden/>
          </w:rPr>
          <w:instrText xml:space="preserve"> PAGEREF _Toc332983770 \h </w:instrText>
        </w:r>
        <w:r w:rsidR="009A4E20">
          <w:rPr>
            <w:webHidden/>
          </w:rPr>
        </w:r>
        <w:r w:rsidR="009A4E20">
          <w:rPr>
            <w:webHidden/>
          </w:rPr>
          <w:fldChar w:fldCharType="separate"/>
        </w:r>
        <w:r w:rsidR="0082155C">
          <w:rPr>
            <w:webHidden/>
          </w:rPr>
          <w:t>5</w:t>
        </w:r>
        <w:r w:rsidR="009A4E20">
          <w:rPr>
            <w:webHidden/>
          </w:rPr>
          <w:fldChar w:fldCharType="end"/>
        </w:r>
      </w:hyperlink>
    </w:p>
    <w:p w:rsidR="009A4E20" w:rsidRDefault="00DC627E">
      <w:pPr>
        <w:pStyle w:val="TOC2"/>
        <w:rPr>
          <w:rFonts w:asciiTheme="minorHAnsi" w:eastAsiaTheme="minorEastAsia" w:hAnsiTheme="minorHAnsi"/>
          <w:sz w:val="22"/>
          <w:szCs w:val="22"/>
        </w:rPr>
      </w:pPr>
      <w:hyperlink w:anchor="_Toc332983771" w:history="1">
        <w:r w:rsidR="009A4E20" w:rsidRPr="007D23EA">
          <w:rPr>
            <w:rStyle w:val="Hyperlink"/>
          </w:rPr>
          <w:t>Tool overview</w:t>
        </w:r>
        <w:r w:rsidR="009A4E20">
          <w:rPr>
            <w:webHidden/>
          </w:rPr>
          <w:tab/>
        </w:r>
        <w:r w:rsidR="009A4E20">
          <w:rPr>
            <w:webHidden/>
          </w:rPr>
          <w:fldChar w:fldCharType="begin"/>
        </w:r>
        <w:r w:rsidR="009A4E20">
          <w:rPr>
            <w:webHidden/>
          </w:rPr>
          <w:instrText xml:space="preserve"> PAGEREF _Toc332983771 \h </w:instrText>
        </w:r>
        <w:r w:rsidR="009A4E20">
          <w:rPr>
            <w:webHidden/>
          </w:rPr>
        </w:r>
        <w:r w:rsidR="009A4E20">
          <w:rPr>
            <w:webHidden/>
          </w:rPr>
          <w:fldChar w:fldCharType="separate"/>
        </w:r>
        <w:r w:rsidR="0082155C">
          <w:rPr>
            <w:webHidden/>
          </w:rPr>
          <w:t>5</w:t>
        </w:r>
        <w:r w:rsidR="009A4E20">
          <w:rPr>
            <w:webHidden/>
          </w:rPr>
          <w:fldChar w:fldCharType="end"/>
        </w:r>
      </w:hyperlink>
    </w:p>
    <w:p w:rsidR="009A4E20" w:rsidRDefault="00DC627E">
      <w:pPr>
        <w:pStyle w:val="TOC2"/>
        <w:rPr>
          <w:rFonts w:asciiTheme="minorHAnsi" w:eastAsiaTheme="minorEastAsia" w:hAnsiTheme="minorHAnsi"/>
          <w:sz w:val="22"/>
          <w:szCs w:val="22"/>
        </w:rPr>
      </w:pPr>
      <w:hyperlink w:anchor="_Toc332983772" w:history="1">
        <w:r w:rsidR="009A4E20" w:rsidRPr="007D23EA">
          <w:rPr>
            <w:rStyle w:val="Hyperlink"/>
          </w:rPr>
          <w:t>Scenario overview</w:t>
        </w:r>
        <w:r w:rsidR="009A4E20">
          <w:rPr>
            <w:webHidden/>
          </w:rPr>
          <w:tab/>
        </w:r>
        <w:r w:rsidR="009A4E20">
          <w:rPr>
            <w:webHidden/>
          </w:rPr>
          <w:fldChar w:fldCharType="begin"/>
        </w:r>
        <w:r w:rsidR="009A4E20">
          <w:rPr>
            <w:webHidden/>
          </w:rPr>
          <w:instrText xml:space="preserve"> PAGEREF _Toc332983772 \h </w:instrText>
        </w:r>
        <w:r w:rsidR="009A4E20">
          <w:rPr>
            <w:webHidden/>
          </w:rPr>
        </w:r>
        <w:r w:rsidR="009A4E20">
          <w:rPr>
            <w:webHidden/>
          </w:rPr>
          <w:fldChar w:fldCharType="separate"/>
        </w:r>
        <w:r w:rsidR="0082155C">
          <w:rPr>
            <w:webHidden/>
          </w:rPr>
          <w:t>6</w:t>
        </w:r>
        <w:r w:rsidR="009A4E20">
          <w:rPr>
            <w:webHidden/>
          </w:rPr>
          <w:fldChar w:fldCharType="end"/>
        </w:r>
      </w:hyperlink>
    </w:p>
    <w:p w:rsidR="009A4E20" w:rsidRDefault="00DC627E">
      <w:pPr>
        <w:pStyle w:val="TOC3"/>
        <w:rPr>
          <w:rFonts w:asciiTheme="minorHAnsi" w:eastAsiaTheme="minorEastAsia" w:hAnsiTheme="minorHAnsi"/>
          <w:iCs w:val="0"/>
          <w:sz w:val="22"/>
          <w:szCs w:val="22"/>
        </w:rPr>
      </w:pPr>
      <w:hyperlink w:anchor="_Toc332983773" w:history="1">
        <w:r w:rsidR="009A4E20" w:rsidRPr="007D23EA">
          <w:rPr>
            <w:rStyle w:val="Hyperlink"/>
          </w:rPr>
          <w:t>To label the application code in TFS that you want to deploy to the cloud</w:t>
        </w:r>
        <w:r w:rsidR="009A4E20">
          <w:rPr>
            <w:webHidden/>
          </w:rPr>
          <w:tab/>
        </w:r>
        <w:r w:rsidR="009A4E20">
          <w:rPr>
            <w:webHidden/>
          </w:rPr>
          <w:fldChar w:fldCharType="begin"/>
        </w:r>
        <w:r w:rsidR="009A4E20">
          <w:rPr>
            <w:webHidden/>
          </w:rPr>
          <w:instrText xml:space="preserve"> PAGEREF _Toc332983773 \h </w:instrText>
        </w:r>
        <w:r w:rsidR="009A4E20">
          <w:rPr>
            <w:webHidden/>
          </w:rPr>
        </w:r>
        <w:r w:rsidR="009A4E20">
          <w:rPr>
            <w:webHidden/>
          </w:rPr>
          <w:fldChar w:fldCharType="separate"/>
        </w:r>
        <w:r w:rsidR="0082155C">
          <w:rPr>
            <w:webHidden/>
          </w:rPr>
          <w:t>6</w:t>
        </w:r>
        <w:r w:rsidR="009A4E20">
          <w:rPr>
            <w:webHidden/>
          </w:rPr>
          <w:fldChar w:fldCharType="end"/>
        </w:r>
      </w:hyperlink>
    </w:p>
    <w:p w:rsidR="009A4E20" w:rsidRDefault="00DC627E">
      <w:pPr>
        <w:pStyle w:val="TOC3"/>
        <w:rPr>
          <w:rFonts w:asciiTheme="minorHAnsi" w:eastAsiaTheme="minorEastAsia" w:hAnsiTheme="minorHAnsi"/>
          <w:iCs w:val="0"/>
          <w:sz w:val="22"/>
          <w:szCs w:val="22"/>
        </w:rPr>
      </w:pPr>
      <w:hyperlink w:anchor="_Toc332983774" w:history="1">
        <w:r w:rsidR="009A4E20" w:rsidRPr="007D23EA">
          <w:rPr>
            <w:rStyle w:val="Hyperlink"/>
          </w:rPr>
          <w:t>To manage the TFS instance in Deployment Tracker where labeled code resides that you want to deploy</w:t>
        </w:r>
        <w:r w:rsidR="009A4E20">
          <w:rPr>
            <w:webHidden/>
          </w:rPr>
          <w:tab/>
        </w:r>
        <w:r w:rsidR="009A4E20">
          <w:rPr>
            <w:webHidden/>
          </w:rPr>
          <w:fldChar w:fldCharType="begin"/>
        </w:r>
        <w:r w:rsidR="009A4E20">
          <w:rPr>
            <w:webHidden/>
          </w:rPr>
          <w:instrText xml:space="preserve"> PAGEREF _Toc332983774 \h </w:instrText>
        </w:r>
        <w:r w:rsidR="009A4E20">
          <w:rPr>
            <w:webHidden/>
          </w:rPr>
        </w:r>
        <w:r w:rsidR="009A4E20">
          <w:rPr>
            <w:webHidden/>
          </w:rPr>
          <w:fldChar w:fldCharType="separate"/>
        </w:r>
        <w:r w:rsidR="0082155C">
          <w:rPr>
            <w:webHidden/>
          </w:rPr>
          <w:t>7</w:t>
        </w:r>
        <w:r w:rsidR="009A4E20">
          <w:rPr>
            <w:webHidden/>
          </w:rPr>
          <w:fldChar w:fldCharType="end"/>
        </w:r>
      </w:hyperlink>
    </w:p>
    <w:p w:rsidR="009A4E20" w:rsidRDefault="00DC627E">
      <w:pPr>
        <w:pStyle w:val="TOC3"/>
        <w:rPr>
          <w:rFonts w:asciiTheme="minorHAnsi" w:eastAsiaTheme="minorEastAsia" w:hAnsiTheme="minorHAnsi"/>
          <w:iCs w:val="0"/>
          <w:sz w:val="22"/>
          <w:szCs w:val="22"/>
        </w:rPr>
      </w:pPr>
      <w:hyperlink w:anchor="_Toc332983775" w:history="1">
        <w:r w:rsidR="009A4E20" w:rsidRPr="007D23EA">
          <w:rPr>
            <w:rStyle w:val="Hyperlink"/>
          </w:rPr>
          <w:t>To configure application-level settings, like logs and the TFS folder path</w:t>
        </w:r>
        <w:r w:rsidR="009A4E20">
          <w:rPr>
            <w:webHidden/>
          </w:rPr>
          <w:tab/>
        </w:r>
        <w:r w:rsidR="009A4E20">
          <w:rPr>
            <w:webHidden/>
          </w:rPr>
          <w:fldChar w:fldCharType="begin"/>
        </w:r>
        <w:r w:rsidR="009A4E20">
          <w:rPr>
            <w:webHidden/>
          </w:rPr>
          <w:instrText xml:space="preserve"> PAGEREF _Toc332983775 \h </w:instrText>
        </w:r>
        <w:r w:rsidR="009A4E20">
          <w:rPr>
            <w:webHidden/>
          </w:rPr>
        </w:r>
        <w:r w:rsidR="009A4E20">
          <w:rPr>
            <w:webHidden/>
          </w:rPr>
          <w:fldChar w:fldCharType="separate"/>
        </w:r>
        <w:r w:rsidR="0082155C">
          <w:rPr>
            <w:webHidden/>
          </w:rPr>
          <w:t>9</w:t>
        </w:r>
        <w:r w:rsidR="009A4E20">
          <w:rPr>
            <w:webHidden/>
          </w:rPr>
          <w:fldChar w:fldCharType="end"/>
        </w:r>
      </w:hyperlink>
    </w:p>
    <w:p w:rsidR="009A4E20" w:rsidRDefault="00DC627E">
      <w:pPr>
        <w:pStyle w:val="TOC3"/>
        <w:rPr>
          <w:rFonts w:asciiTheme="minorHAnsi" w:eastAsiaTheme="minorEastAsia" w:hAnsiTheme="minorHAnsi"/>
          <w:iCs w:val="0"/>
          <w:sz w:val="22"/>
          <w:szCs w:val="22"/>
        </w:rPr>
      </w:pPr>
      <w:hyperlink w:anchor="_Toc332983776" w:history="1">
        <w:r w:rsidR="009A4E20" w:rsidRPr="007D23EA">
          <w:rPr>
            <w:rStyle w:val="Hyperlink"/>
          </w:rPr>
          <w:t>To select labeled code in TFS for deployment</w:t>
        </w:r>
        <w:r w:rsidR="009A4E20">
          <w:rPr>
            <w:webHidden/>
          </w:rPr>
          <w:tab/>
        </w:r>
        <w:r w:rsidR="009A4E20">
          <w:rPr>
            <w:webHidden/>
          </w:rPr>
          <w:fldChar w:fldCharType="begin"/>
        </w:r>
        <w:r w:rsidR="009A4E20">
          <w:rPr>
            <w:webHidden/>
          </w:rPr>
          <w:instrText xml:space="preserve"> PAGEREF _Toc332983776 \h </w:instrText>
        </w:r>
        <w:r w:rsidR="009A4E20">
          <w:rPr>
            <w:webHidden/>
          </w:rPr>
        </w:r>
        <w:r w:rsidR="009A4E20">
          <w:rPr>
            <w:webHidden/>
          </w:rPr>
          <w:fldChar w:fldCharType="separate"/>
        </w:r>
        <w:r w:rsidR="0082155C">
          <w:rPr>
            <w:webHidden/>
          </w:rPr>
          <w:t>10</w:t>
        </w:r>
        <w:r w:rsidR="009A4E20">
          <w:rPr>
            <w:webHidden/>
          </w:rPr>
          <w:fldChar w:fldCharType="end"/>
        </w:r>
      </w:hyperlink>
    </w:p>
    <w:p w:rsidR="009A4E20" w:rsidRDefault="00DC627E">
      <w:pPr>
        <w:pStyle w:val="TOC3"/>
        <w:rPr>
          <w:rFonts w:asciiTheme="minorHAnsi" w:eastAsiaTheme="minorEastAsia" w:hAnsiTheme="minorHAnsi"/>
          <w:iCs w:val="0"/>
          <w:sz w:val="22"/>
          <w:szCs w:val="22"/>
        </w:rPr>
      </w:pPr>
      <w:hyperlink w:anchor="_Toc332983777" w:history="1">
        <w:r w:rsidR="009A4E20" w:rsidRPr="007D23EA">
          <w:rPr>
            <w:rStyle w:val="Hyperlink"/>
          </w:rPr>
          <w:t xml:space="preserve">To import the Windows Azure </w:t>
        </w:r>
        <w:r w:rsidR="0082155C">
          <w:rPr>
            <w:rStyle w:val="Hyperlink"/>
          </w:rPr>
          <w:t>Publish Settings</w:t>
        </w:r>
        <w:r w:rsidR="009A4E20" w:rsidRPr="007D23EA">
          <w:rPr>
            <w:rStyle w:val="Hyperlink"/>
          </w:rPr>
          <w:t xml:space="preserve"> file from the Windows Azure Management Portal and to get the list of subscriptions associated with it</w:t>
        </w:r>
        <w:r w:rsidR="009A4E20">
          <w:rPr>
            <w:webHidden/>
          </w:rPr>
          <w:tab/>
        </w:r>
        <w:r w:rsidR="009A4E20">
          <w:rPr>
            <w:webHidden/>
          </w:rPr>
          <w:fldChar w:fldCharType="begin"/>
        </w:r>
        <w:r w:rsidR="009A4E20">
          <w:rPr>
            <w:webHidden/>
          </w:rPr>
          <w:instrText xml:space="preserve"> PAGEREF _Toc332983777 \h </w:instrText>
        </w:r>
        <w:r w:rsidR="009A4E20">
          <w:rPr>
            <w:webHidden/>
          </w:rPr>
        </w:r>
        <w:r w:rsidR="009A4E20">
          <w:rPr>
            <w:webHidden/>
          </w:rPr>
          <w:fldChar w:fldCharType="separate"/>
        </w:r>
        <w:r w:rsidR="0082155C">
          <w:rPr>
            <w:webHidden/>
          </w:rPr>
          <w:t>12</w:t>
        </w:r>
        <w:r w:rsidR="009A4E20">
          <w:rPr>
            <w:webHidden/>
          </w:rPr>
          <w:fldChar w:fldCharType="end"/>
        </w:r>
      </w:hyperlink>
    </w:p>
    <w:p w:rsidR="009A4E20" w:rsidRDefault="00DC627E">
      <w:pPr>
        <w:pStyle w:val="TOC3"/>
        <w:rPr>
          <w:rFonts w:asciiTheme="minorHAnsi" w:eastAsiaTheme="minorEastAsia" w:hAnsiTheme="minorHAnsi"/>
          <w:iCs w:val="0"/>
          <w:sz w:val="22"/>
          <w:szCs w:val="22"/>
        </w:rPr>
      </w:pPr>
      <w:hyperlink w:anchor="_Toc332983778" w:history="1">
        <w:r w:rsidR="009A4E20" w:rsidRPr="007D23EA">
          <w:rPr>
            <w:rStyle w:val="Hyperlink"/>
          </w:rPr>
          <w:t>To manage a Windows Azure storage account and hosted service components</w:t>
        </w:r>
        <w:r w:rsidR="009A4E20">
          <w:rPr>
            <w:webHidden/>
          </w:rPr>
          <w:tab/>
        </w:r>
        <w:r w:rsidR="009A4E20">
          <w:rPr>
            <w:webHidden/>
          </w:rPr>
          <w:fldChar w:fldCharType="begin"/>
        </w:r>
        <w:r w:rsidR="009A4E20">
          <w:rPr>
            <w:webHidden/>
          </w:rPr>
          <w:instrText xml:space="preserve"> PAGEREF _Toc332983778 \h </w:instrText>
        </w:r>
        <w:r w:rsidR="009A4E20">
          <w:rPr>
            <w:webHidden/>
          </w:rPr>
        </w:r>
        <w:r w:rsidR="009A4E20">
          <w:rPr>
            <w:webHidden/>
          </w:rPr>
          <w:fldChar w:fldCharType="separate"/>
        </w:r>
        <w:r w:rsidR="0082155C">
          <w:rPr>
            <w:webHidden/>
          </w:rPr>
          <w:t>14</w:t>
        </w:r>
        <w:r w:rsidR="009A4E20">
          <w:rPr>
            <w:webHidden/>
          </w:rPr>
          <w:fldChar w:fldCharType="end"/>
        </w:r>
      </w:hyperlink>
    </w:p>
    <w:p w:rsidR="009A4E20" w:rsidRDefault="00DC627E">
      <w:pPr>
        <w:pStyle w:val="TOC3"/>
        <w:rPr>
          <w:rFonts w:asciiTheme="minorHAnsi" w:eastAsiaTheme="minorEastAsia" w:hAnsiTheme="minorHAnsi"/>
          <w:iCs w:val="0"/>
          <w:sz w:val="22"/>
          <w:szCs w:val="22"/>
        </w:rPr>
      </w:pPr>
      <w:hyperlink w:anchor="_Toc332983779" w:history="1">
        <w:r w:rsidR="009A4E20" w:rsidRPr="007D23EA">
          <w:rPr>
            <w:rStyle w:val="Hyperlink"/>
          </w:rPr>
          <w:t>To make a new deployment to the cloud</w:t>
        </w:r>
        <w:r w:rsidR="009A4E20">
          <w:rPr>
            <w:webHidden/>
          </w:rPr>
          <w:tab/>
        </w:r>
        <w:r w:rsidR="009A4E20">
          <w:rPr>
            <w:webHidden/>
          </w:rPr>
          <w:fldChar w:fldCharType="begin"/>
        </w:r>
        <w:r w:rsidR="009A4E20">
          <w:rPr>
            <w:webHidden/>
          </w:rPr>
          <w:instrText xml:space="preserve"> PAGEREF _Toc332983779 \h </w:instrText>
        </w:r>
        <w:r w:rsidR="009A4E20">
          <w:rPr>
            <w:webHidden/>
          </w:rPr>
        </w:r>
        <w:r w:rsidR="009A4E20">
          <w:rPr>
            <w:webHidden/>
          </w:rPr>
          <w:fldChar w:fldCharType="separate"/>
        </w:r>
        <w:r w:rsidR="0082155C">
          <w:rPr>
            <w:webHidden/>
          </w:rPr>
          <w:t>18</w:t>
        </w:r>
        <w:r w:rsidR="009A4E20">
          <w:rPr>
            <w:webHidden/>
          </w:rPr>
          <w:fldChar w:fldCharType="end"/>
        </w:r>
      </w:hyperlink>
    </w:p>
    <w:p w:rsidR="009A4E20" w:rsidRDefault="00DC627E">
      <w:pPr>
        <w:pStyle w:val="TOC3"/>
        <w:rPr>
          <w:rFonts w:asciiTheme="minorHAnsi" w:eastAsiaTheme="minorEastAsia" w:hAnsiTheme="minorHAnsi"/>
          <w:iCs w:val="0"/>
          <w:sz w:val="22"/>
          <w:szCs w:val="22"/>
        </w:rPr>
      </w:pPr>
      <w:hyperlink w:anchor="_Toc332983780" w:history="1">
        <w:r w:rsidR="009A4E20" w:rsidRPr="007D23EA">
          <w:rPr>
            <w:rStyle w:val="Hyperlink"/>
          </w:rPr>
          <w:t>To deploy an existing package to Windows Azure</w:t>
        </w:r>
        <w:r w:rsidR="009A4E20">
          <w:rPr>
            <w:webHidden/>
          </w:rPr>
          <w:tab/>
        </w:r>
        <w:r w:rsidR="009A4E20">
          <w:rPr>
            <w:webHidden/>
          </w:rPr>
          <w:fldChar w:fldCharType="begin"/>
        </w:r>
        <w:r w:rsidR="009A4E20">
          <w:rPr>
            <w:webHidden/>
          </w:rPr>
          <w:instrText xml:space="preserve"> PAGEREF _Toc332983780 \h </w:instrText>
        </w:r>
        <w:r w:rsidR="009A4E20">
          <w:rPr>
            <w:webHidden/>
          </w:rPr>
        </w:r>
        <w:r w:rsidR="009A4E20">
          <w:rPr>
            <w:webHidden/>
          </w:rPr>
          <w:fldChar w:fldCharType="separate"/>
        </w:r>
        <w:r w:rsidR="0082155C">
          <w:rPr>
            <w:webHidden/>
          </w:rPr>
          <w:t>20</w:t>
        </w:r>
        <w:r w:rsidR="009A4E20">
          <w:rPr>
            <w:webHidden/>
          </w:rPr>
          <w:fldChar w:fldCharType="end"/>
        </w:r>
      </w:hyperlink>
    </w:p>
    <w:p w:rsidR="009A4E20" w:rsidRDefault="00DC627E">
      <w:pPr>
        <w:pStyle w:val="TOC3"/>
        <w:rPr>
          <w:rFonts w:asciiTheme="minorHAnsi" w:eastAsiaTheme="minorEastAsia" w:hAnsiTheme="minorHAnsi"/>
          <w:iCs w:val="0"/>
          <w:sz w:val="22"/>
          <w:szCs w:val="22"/>
        </w:rPr>
      </w:pPr>
      <w:hyperlink w:anchor="_Toc332983781" w:history="1">
        <w:r w:rsidR="009A4E20" w:rsidRPr="007D23EA">
          <w:rPr>
            <w:rStyle w:val="Hyperlink"/>
          </w:rPr>
          <w:t>To manage application-level logs that have error information encountered during the deployment process</w:t>
        </w:r>
        <w:r w:rsidR="009A4E20">
          <w:rPr>
            <w:webHidden/>
          </w:rPr>
          <w:tab/>
        </w:r>
        <w:r w:rsidR="009A4E20">
          <w:rPr>
            <w:webHidden/>
          </w:rPr>
          <w:fldChar w:fldCharType="begin"/>
        </w:r>
        <w:r w:rsidR="009A4E20">
          <w:rPr>
            <w:webHidden/>
          </w:rPr>
          <w:instrText xml:space="preserve"> PAGEREF _Toc332983781 \h </w:instrText>
        </w:r>
        <w:r w:rsidR="009A4E20">
          <w:rPr>
            <w:webHidden/>
          </w:rPr>
        </w:r>
        <w:r w:rsidR="009A4E20">
          <w:rPr>
            <w:webHidden/>
          </w:rPr>
          <w:fldChar w:fldCharType="separate"/>
        </w:r>
        <w:r w:rsidR="0082155C">
          <w:rPr>
            <w:webHidden/>
          </w:rPr>
          <w:t>22</w:t>
        </w:r>
        <w:r w:rsidR="009A4E20">
          <w:rPr>
            <w:webHidden/>
          </w:rPr>
          <w:fldChar w:fldCharType="end"/>
        </w:r>
      </w:hyperlink>
    </w:p>
    <w:p w:rsidR="009A4E20" w:rsidRDefault="00DC627E">
      <w:pPr>
        <w:pStyle w:val="TOC3"/>
        <w:rPr>
          <w:rFonts w:asciiTheme="minorHAnsi" w:eastAsiaTheme="minorEastAsia" w:hAnsiTheme="minorHAnsi"/>
          <w:iCs w:val="0"/>
          <w:sz w:val="22"/>
          <w:szCs w:val="22"/>
        </w:rPr>
      </w:pPr>
      <w:hyperlink w:anchor="_Toc332983782" w:history="1">
        <w:r w:rsidR="009A4E20" w:rsidRPr="007D23EA">
          <w:rPr>
            <w:rStyle w:val="Hyperlink"/>
          </w:rPr>
          <w:t>To view all of the successful or failed deployments by a particular person</w:t>
        </w:r>
        <w:r w:rsidR="009A4E20">
          <w:rPr>
            <w:webHidden/>
          </w:rPr>
          <w:tab/>
        </w:r>
        <w:r w:rsidR="009A4E20">
          <w:rPr>
            <w:webHidden/>
          </w:rPr>
          <w:fldChar w:fldCharType="begin"/>
        </w:r>
        <w:r w:rsidR="009A4E20">
          <w:rPr>
            <w:webHidden/>
          </w:rPr>
          <w:instrText xml:space="preserve"> PAGEREF _Toc332983782 \h </w:instrText>
        </w:r>
        <w:r w:rsidR="009A4E20">
          <w:rPr>
            <w:webHidden/>
          </w:rPr>
        </w:r>
        <w:r w:rsidR="009A4E20">
          <w:rPr>
            <w:webHidden/>
          </w:rPr>
          <w:fldChar w:fldCharType="separate"/>
        </w:r>
        <w:r w:rsidR="0082155C">
          <w:rPr>
            <w:webHidden/>
          </w:rPr>
          <w:t>23</w:t>
        </w:r>
        <w:r w:rsidR="009A4E20">
          <w:rPr>
            <w:webHidden/>
          </w:rPr>
          <w:fldChar w:fldCharType="end"/>
        </w:r>
      </w:hyperlink>
    </w:p>
    <w:p w:rsidR="009A4E20" w:rsidRDefault="00DC627E">
      <w:pPr>
        <w:pStyle w:val="TOC3"/>
        <w:rPr>
          <w:rFonts w:asciiTheme="minorHAnsi" w:eastAsiaTheme="minorEastAsia" w:hAnsiTheme="minorHAnsi"/>
          <w:iCs w:val="0"/>
          <w:sz w:val="22"/>
          <w:szCs w:val="22"/>
        </w:rPr>
      </w:pPr>
      <w:hyperlink w:anchor="_Toc332983783" w:history="1">
        <w:r w:rsidR="009A4E20" w:rsidRPr="007D23EA">
          <w:rPr>
            <w:rStyle w:val="Hyperlink"/>
          </w:rPr>
          <w:t>To roll back to a previous version of an application</w:t>
        </w:r>
        <w:r w:rsidR="009A4E20">
          <w:rPr>
            <w:webHidden/>
          </w:rPr>
          <w:tab/>
        </w:r>
        <w:r w:rsidR="009A4E20">
          <w:rPr>
            <w:webHidden/>
          </w:rPr>
          <w:fldChar w:fldCharType="begin"/>
        </w:r>
        <w:r w:rsidR="009A4E20">
          <w:rPr>
            <w:webHidden/>
          </w:rPr>
          <w:instrText xml:space="preserve"> PAGEREF _Toc332983783 \h </w:instrText>
        </w:r>
        <w:r w:rsidR="009A4E20">
          <w:rPr>
            <w:webHidden/>
          </w:rPr>
        </w:r>
        <w:r w:rsidR="009A4E20">
          <w:rPr>
            <w:webHidden/>
          </w:rPr>
          <w:fldChar w:fldCharType="separate"/>
        </w:r>
        <w:r w:rsidR="0082155C">
          <w:rPr>
            <w:webHidden/>
          </w:rPr>
          <w:t>24</w:t>
        </w:r>
        <w:r w:rsidR="009A4E20">
          <w:rPr>
            <w:webHidden/>
          </w:rPr>
          <w:fldChar w:fldCharType="end"/>
        </w:r>
      </w:hyperlink>
    </w:p>
    <w:p w:rsidR="009A4E20" w:rsidRDefault="00DC627E">
      <w:pPr>
        <w:pStyle w:val="TOC3"/>
        <w:rPr>
          <w:rFonts w:asciiTheme="minorHAnsi" w:eastAsiaTheme="minorEastAsia" w:hAnsiTheme="minorHAnsi"/>
          <w:iCs w:val="0"/>
          <w:sz w:val="22"/>
          <w:szCs w:val="22"/>
        </w:rPr>
      </w:pPr>
      <w:hyperlink w:anchor="_Toc332983784" w:history="1">
        <w:r w:rsidR="009A4E20" w:rsidRPr="007D23EA">
          <w:rPr>
            <w:rStyle w:val="Hyperlink"/>
          </w:rPr>
          <w:t>To upgrade an already-deployed application on a hosted service</w:t>
        </w:r>
        <w:r w:rsidR="009A4E20">
          <w:rPr>
            <w:webHidden/>
          </w:rPr>
          <w:tab/>
        </w:r>
        <w:r w:rsidR="009A4E20">
          <w:rPr>
            <w:webHidden/>
          </w:rPr>
          <w:fldChar w:fldCharType="begin"/>
        </w:r>
        <w:r w:rsidR="009A4E20">
          <w:rPr>
            <w:webHidden/>
          </w:rPr>
          <w:instrText xml:space="preserve"> PAGEREF _Toc332983784 \h </w:instrText>
        </w:r>
        <w:r w:rsidR="009A4E20">
          <w:rPr>
            <w:webHidden/>
          </w:rPr>
        </w:r>
        <w:r w:rsidR="009A4E20">
          <w:rPr>
            <w:webHidden/>
          </w:rPr>
          <w:fldChar w:fldCharType="separate"/>
        </w:r>
        <w:r w:rsidR="0082155C">
          <w:rPr>
            <w:webHidden/>
          </w:rPr>
          <w:t>25</w:t>
        </w:r>
        <w:r w:rsidR="009A4E20">
          <w:rPr>
            <w:webHidden/>
          </w:rPr>
          <w:fldChar w:fldCharType="end"/>
        </w:r>
      </w:hyperlink>
    </w:p>
    <w:p w:rsidR="00BC28E3" w:rsidRPr="00BB632D" w:rsidRDefault="00BC28E3" w:rsidP="000153FE">
      <w:pPr>
        <w:rPr>
          <w:rFonts w:asciiTheme="minorHAnsi" w:hAnsiTheme="minorHAnsi" w:cstheme="minorHAnsi"/>
        </w:rPr>
      </w:pPr>
      <w:r w:rsidRPr="00BB632D">
        <w:rPr>
          <w:rFonts w:asciiTheme="minorHAnsi" w:hAnsiTheme="minorHAnsi" w:cstheme="minorHAnsi"/>
          <w:b/>
          <w:bCs/>
          <w:noProof/>
        </w:rPr>
        <w:fldChar w:fldCharType="end"/>
      </w:r>
    </w:p>
    <w:p w:rsidR="000E46BA" w:rsidRDefault="000E46BA">
      <w:pPr>
        <w:spacing w:after="0" w:line="240" w:lineRule="auto"/>
        <w:ind w:left="0"/>
        <w:rPr>
          <w:rFonts w:asciiTheme="minorHAnsi" w:eastAsiaTheme="majorEastAsia" w:hAnsiTheme="minorHAnsi" w:cstheme="minorHAnsi"/>
          <w:b/>
          <w:bCs/>
          <w:sz w:val="36"/>
          <w:szCs w:val="28"/>
        </w:rPr>
      </w:pPr>
      <w:bookmarkStart w:id="5" w:name="_Toc226788254"/>
      <w:bookmarkStart w:id="6" w:name="_Toc330571213"/>
      <w:bookmarkStart w:id="7" w:name="_Toc12788394"/>
      <w:bookmarkStart w:id="8" w:name="_Toc26864377"/>
      <w:bookmarkStart w:id="9" w:name="_Toc475251670"/>
      <w:r>
        <w:rPr>
          <w:rFonts w:asciiTheme="minorHAnsi" w:hAnsiTheme="minorHAnsi" w:cstheme="minorHAnsi"/>
        </w:rPr>
        <w:br w:type="page"/>
      </w:r>
    </w:p>
    <w:p w:rsidR="005643DE" w:rsidRPr="00BB632D" w:rsidRDefault="005643DE" w:rsidP="000E46BA">
      <w:pPr>
        <w:pStyle w:val="Heading2"/>
      </w:pPr>
      <w:bookmarkStart w:id="10" w:name="_Toc332983766"/>
      <w:r w:rsidRPr="00BB632D">
        <w:lastRenderedPageBreak/>
        <w:t>Introduction</w:t>
      </w:r>
      <w:bookmarkEnd w:id="5"/>
      <w:bookmarkEnd w:id="6"/>
      <w:bookmarkEnd w:id="10"/>
    </w:p>
    <w:p w:rsidR="004F7D76" w:rsidRPr="002C7578" w:rsidRDefault="00CE2548" w:rsidP="000E46BA">
      <w:bookmarkStart w:id="11" w:name="_Toc226788256"/>
      <w:bookmarkEnd w:id="7"/>
      <w:bookmarkEnd w:id="8"/>
      <w:r w:rsidRPr="002C7578">
        <w:t xml:space="preserve">The Windows </w:t>
      </w:r>
      <w:r w:rsidR="004F7D76" w:rsidRPr="002C7578">
        <w:t xml:space="preserve">Azure Deployment Tracker tool simplifies the deployment and management of </w:t>
      </w:r>
      <w:r w:rsidR="00BB632D" w:rsidRPr="002C7578">
        <w:t xml:space="preserve">cloud-based </w:t>
      </w:r>
      <w:r w:rsidR="004F7D76" w:rsidRPr="002C7578">
        <w:t>application</w:t>
      </w:r>
      <w:r w:rsidRPr="002C7578">
        <w:t>s</w:t>
      </w:r>
      <w:r w:rsidR="004F7D76" w:rsidRPr="002C7578">
        <w:t>.</w:t>
      </w:r>
      <w:r w:rsidR="00191DC6" w:rsidRPr="002C7578">
        <w:t xml:space="preserve"> </w:t>
      </w:r>
      <w:r w:rsidR="00BE53D0" w:rsidRPr="002C7578">
        <w:t xml:space="preserve">Deployment Tracker </w:t>
      </w:r>
      <w:r w:rsidR="00191DC6" w:rsidRPr="002C7578">
        <w:t>fulfil</w:t>
      </w:r>
      <w:r w:rsidRPr="002C7578">
        <w:t>ls</w:t>
      </w:r>
      <w:r w:rsidR="00191DC6" w:rsidRPr="002C7578">
        <w:t xml:space="preserve"> </w:t>
      </w:r>
      <w:r w:rsidRPr="002C7578">
        <w:t xml:space="preserve">your </w:t>
      </w:r>
      <w:r w:rsidR="00191DC6" w:rsidRPr="002C7578">
        <w:t xml:space="preserve">requirements by automating the </w:t>
      </w:r>
      <w:r w:rsidRPr="002C7578">
        <w:t xml:space="preserve">process of </w:t>
      </w:r>
      <w:r w:rsidR="00191DC6" w:rsidRPr="002C7578">
        <w:t>compil</w:t>
      </w:r>
      <w:r w:rsidRPr="002C7578">
        <w:t>ing</w:t>
      </w:r>
      <w:r w:rsidR="00191DC6" w:rsidRPr="002C7578">
        <w:t xml:space="preserve"> and deploy</w:t>
      </w:r>
      <w:r w:rsidRPr="002C7578">
        <w:t>ing</w:t>
      </w:r>
      <w:r w:rsidR="00191DC6" w:rsidRPr="002C7578">
        <w:t xml:space="preserve"> </w:t>
      </w:r>
      <w:r w:rsidRPr="002C7578">
        <w:t xml:space="preserve">the </w:t>
      </w:r>
      <w:r w:rsidR="00191DC6" w:rsidRPr="002C7578">
        <w:t>application to cloud environments.</w:t>
      </w:r>
    </w:p>
    <w:p w:rsidR="004F7D76" w:rsidRPr="002C7578" w:rsidRDefault="00BB632D" w:rsidP="000E46BA">
      <w:ins w:id="12" w:author="Kelly Vomacka (Evergreen Group)" w:date="2012-08-16T10:41:00Z">
        <w:r w:rsidRPr="002C7578">
          <w:t xml:space="preserve">You can use </w:t>
        </w:r>
      </w:ins>
      <w:r w:rsidR="004F7D76" w:rsidRPr="002C7578">
        <w:t xml:space="preserve">Deployment Tracker </w:t>
      </w:r>
      <w:del w:id="13" w:author="Kelly Vomacka (Evergreen Group)" w:date="2012-08-16T10:41:00Z">
        <w:r w:rsidR="004F7D76" w:rsidRPr="002C7578" w:rsidDel="00BB632D">
          <w:delText xml:space="preserve">provides </w:delText>
        </w:r>
        <w:r w:rsidR="00CE2548" w:rsidRPr="002C7578" w:rsidDel="00BB632D">
          <w:delText xml:space="preserve">the </w:delText>
        </w:r>
        <w:r w:rsidR="004F7D76" w:rsidRPr="002C7578" w:rsidDel="00BB632D">
          <w:delText xml:space="preserve">following </w:delText>
        </w:r>
        <w:r w:rsidRPr="002C7578" w:rsidDel="00BB632D">
          <w:delText>capabilities</w:delText>
        </w:r>
      </w:del>
      <w:ins w:id="14" w:author="Kelly Vomacka (Evergreen Group)" w:date="2012-08-16T10:41:00Z">
        <w:r w:rsidRPr="002C7578">
          <w:t>to do the following</w:t>
        </w:r>
      </w:ins>
      <w:r w:rsidR="004F7D76" w:rsidRPr="002C7578">
        <w:t>:</w:t>
      </w:r>
    </w:p>
    <w:p w:rsidR="00191DC6" w:rsidRPr="002C7578" w:rsidRDefault="00BB632D" w:rsidP="000E46BA">
      <w:pPr>
        <w:pStyle w:val="BulletList"/>
      </w:pPr>
      <w:r w:rsidRPr="002C7578">
        <w:t>B</w:t>
      </w:r>
      <w:r w:rsidR="00CE2548" w:rsidRPr="002C7578">
        <w:t>uild and deploy</w:t>
      </w:r>
      <w:r w:rsidRPr="002C7578">
        <w:t xml:space="preserve"> your</w:t>
      </w:r>
      <w:r w:rsidR="00CE2548" w:rsidRPr="002C7578">
        <w:t xml:space="preserve"> </w:t>
      </w:r>
      <w:r w:rsidR="003B3059" w:rsidRPr="002C7578">
        <w:t xml:space="preserve">application to </w:t>
      </w:r>
      <w:r w:rsidR="00CE2548" w:rsidRPr="002C7578">
        <w:t xml:space="preserve">the </w:t>
      </w:r>
      <w:r w:rsidRPr="002C7578">
        <w:t xml:space="preserve">cloud </w:t>
      </w:r>
      <w:r w:rsidR="00CE2548" w:rsidRPr="002C7578">
        <w:t>with</w:t>
      </w:r>
      <w:r w:rsidR="003B3059" w:rsidRPr="002C7578">
        <w:t xml:space="preserve"> </w:t>
      </w:r>
      <w:r w:rsidR="00CE2548" w:rsidRPr="002C7578">
        <w:t xml:space="preserve">a </w:t>
      </w:r>
      <w:r w:rsidR="003B3059" w:rsidRPr="002C7578">
        <w:t>single click.</w:t>
      </w:r>
    </w:p>
    <w:p w:rsidR="004F7D76" w:rsidRPr="002C7578" w:rsidRDefault="00BB632D" w:rsidP="000E46BA">
      <w:pPr>
        <w:pStyle w:val="BulletList"/>
      </w:pPr>
      <w:r w:rsidRPr="002C7578">
        <w:rPr>
          <w:rFonts w:ascii="Calibri" w:hAnsi="Calibri" w:cs="Calibri"/>
        </w:rPr>
        <w:t>Audit deployments</w:t>
      </w:r>
      <w:ins w:id="15" w:author="Kelly Vomacka (Evergreen Group)" w:date="2012-08-16T10:42:00Z">
        <w:r w:rsidRPr="002C7578">
          <w:rPr>
            <w:rFonts w:ascii="Calibri" w:hAnsi="Calibri" w:cs="Calibri"/>
          </w:rPr>
          <w:t xml:space="preserve">, including </w:t>
        </w:r>
      </w:ins>
      <w:del w:id="16" w:author="Kelly Vomacka (Evergreen Group)" w:date="2012-08-16T10:42:00Z">
        <w:r w:rsidRPr="002C7578" w:rsidDel="00BB632D">
          <w:rPr>
            <w:rFonts w:ascii="Calibri" w:hAnsi="Calibri" w:cs="Calibri"/>
          </w:rPr>
          <w:delText xml:space="preserve"> (</w:delText>
        </w:r>
      </w:del>
      <w:r w:rsidRPr="002C7578">
        <w:rPr>
          <w:rFonts w:ascii="Calibri" w:hAnsi="Calibri" w:cs="Calibri"/>
        </w:rPr>
        <w:t xml:space="preserve">who performed deployment, what version was deployed, where </w:t>
      </w:r>
      <w:del w:id="17" w:author="Kelly Vomacka (Evergreen Group)" w:date="2012-08-16T10:42:00Z">
        <w:r w:rsidRPr="002C7578" w:rsidDel="00BB632D">
          <w:rPr>
            <w:rFonts w:ascii="Calibri" w:hAnsi="Calibri" w:cs="Calibri"/>
          </w:rPr>
          <w:delText xml:space="preserve">was </w:delText>
        </w:r>
      </w:del>
      <w:r w:rsidRPr="002C7578">
        <w:rPr>
          <w:rFonts w:ascii="Calibri" w:hAnsi="Calibri" w:cs="Calibri"/>
        </w:rPr>
        <w:t xml:space="preserve">the deployment </w:t>
      </w:r>
      <w:ins w:id="18" w:author="Kelly Vomacka (Evergreen Group)" w:date="2012-08-16T10:42:00Z">
        <w:r w:rsidRPr="002C7578">
          <w:rPr>
            <w:rFonts w:ascii="Calibri" w:hAnsi="Calibri" w:cs="Calibri"/>
          </w:rPr>
          <w:t xml:space="preserve">was </w:t>
        </w:r>
      </w:ins>
      <w:r w:rsidRPr="002C7578">
        <w:rPr>
          <w:rFonts w:ascii="Calibri" w:hAnsi="Calibri" w:cs="Calibri"/>
        </w:rPr>
        <w:t>done</w:t>
      </w:r>
      <w:ins w:id="19" w:author="Kelly Vomacka (Evergreen Group)" w:date="2012-08-16T10:42:00Z">
        <w:r w:rsidRPr="002C7578">
          <w:rPr>
            <w:rFonts w:ascii="Calibri" w:hAnsi="Calibri" w:cs="Calibri"/>
          </w:rPr>
          <w:t>,</w:t>
        </w:r>
      </w:ins>
      <w:r w:rsidRPr="002C7578">
        <w:rPr>
          <w:rFonts w:ascii="Calibri" w:hAnsi="Calibri" w:cs="Calibri"/>
        </w:rPr>
        <w:t xml:space="preserve"> and when </w:t>
      </w:r>
      <w:del w:id="20" w:author="Kelly Vomacka (Evergreen Group)" w:date="2012-08-16T10:42:00Z">
        <w:r w:rsidRPr="002C7578" w:rsidDel="00BB632D">
          <w:rPr>
            <w:rFonts w:ascii="Calibri" w:hAnsi="Calibri" w:cs="Calibri"/>
          </w:rPr>
          <w:delText xml:space="preserve">did </w:delText>
        </w:r>
      </w:del>
      <w:r w:rsidRPr="002C7578">
        <w:rPr>
          <w:rFonts w:ascii="Calibri" w:hAnsi="Calibri" w:cs="Calibri"/>
        </w:rPr>
        <w:t xml:space="preserve">the application </w:t>
      </w:r>
      <w:del w:id="21" w:author="Kelly Vomacka (Evergreen Group)" w:date="2012-08-16T10:42:00Z">
        <w:r w:rsidRPr="002C7578" w:rsidDel="00BB632D">
          <w:rPr>
            <w:rFonts w:ascii="Calibri" w:hAnsi="Calibri" w:cs="Calibri"/>
          </w:rPr>
          <w:delText xml:space="preserve">get </w:delText>
        </w:r>
      </w:del>
      <w:ins w:id="22" w:author="Kelly Vomacka (Evergreen Group)" w:date="2012-08-16T10:42:00Z">
        <w:r w:rsidRPr="002C7578">
          <w:rPr>
            <w:rFonts w:ascii="Calibri" w:hAnsi="Calibri" w:cs="Calibri"/>
          </w:rPr>
          <w:t xml:space="preserve">was </w:t>
        </w:r>
      </w:ins>
      <w:r w:rsidRPr="002C7578">
        <w:rPr>
          <w:rFonts w:ascii="Calibri" w:hAnsi="Calibri" w:cs="Calibri"/>
        </w:rPr>
        <w:t>deployed</w:t>
      </w:r>
      <w:del w:id="23" w:author="Kelly Vomacka (Evergreen Group)" w:date="2012-08-16T10:42:00Z">
        <w:r w:rsidRPr="002C7578" w:rsidDel="00BB632D">
          <w:rPr>
            <w:rFonts w:ascii="Calibri" w:hAnsi="Calibri" w:cs="Calibri"/>
          </w:rPr>
          <w:delText>)</w:delText>
        </w:r>
      </w:del>
      <w:r w:rsidR="00CE2548" w:rsidRPr="002C7578">
        <w:t>.</w:t>
      </w:r>
    </w:p>
    <w:p w:rsidR="004F7D76" w:rsidRPr="002C7578" w:rsidRDefault="00BB632D" w:rsidP="000E46BA">
      <w:pPr>
        <w:pStyle w:val="BulletList"/>
      </w:pPr>
      <w:r w:rsidRPr="002C7578">
        <w:rPr>
          <w:rFonts w:ascii="Calibri" w:hAnsi="Calibri" w:cs="Calibri"/>
        </w:rPr>
        <w:t xml:space="preserve">Not </w:t>
      </w:r>
      <w:del w:id="24" w:author="Kelly Vomacka (Evergreen Group)" w:date="2012-08-16T10:43:00Z">
        <w:r w:rsidRPr="002C7578" w:rsidDel="00BB632D">
          <w:rPr>
            <w:rFonts w:ascii="Calibri" w:hAnsi="Calibri" w:cs="Calibri"/>
          </w:rPr>
          <w:delText xml:space="preserve">to </w:delText>
        </w:r>
      </w:del>
      <w:r w:rsidRPr="002C7578">
        <w:rPr>
          <w:rFonts w:ascii="Calibri" w:hAnsi="Calibri" w:cs="Calibri"/>
        </w:rPr>
        <w:t xml:space="preserve">rely on directions from developers </w:t>
      </w:r>
      <w:del w:id="25" w:author="Kelly Vomacka (Evergreen Group)" w:date="2012-08-16T10:43:00Z">
        <w:r w:rsidRPr="002C7578" w:rsidDel="00BB632D">
          <w:rPr>
            <w:rFonts w:ascii="Calibri" w:hAnsi="Calibri" w:cs="Calibri"/>
          </w:rPr>
          <w:delText xml:space="preserve">on </w:delText>
        </w:r>
      </w:del>
      <w:ins w:id="26" w:author="Kelly Vomacka (Evergreen Group)" w:date="2012-08-16T10:43:00Z">
        <w:r w:rsidRPr="002C7578">
          <w:rPr>
            <w:rFonts w:ascii="Calibri" w:hAnsi="Calibri" w:cs="Calibri"/>
          </w:rPr>
          <w:t xml:space="preserve">about </w:t>
        </w:r>
      </w:ins>
      <w:r w:rsidRPr="002C7578">
        <w:rPr>
          <w:rFonts w:ascii="Calibri" w:hAnsi="Calibri" w:cs="Calibri"/>
        </w:rPr>
        <w:t xml:space="preserve">what is needed and what </w:t>
      </w:r>
      <w:del w:id="27" w:author="Kelly Vomacka (Evergreen Group)" w:date="2012-08-16T10:43:00Z">
        <w:r w:rsidRPr="002C7578" w:rsidDel="00BB632D">
          <w:rPr>
            <w:rFonts w:ascii="Calibri" w:hAnsi="Calibri" w:cs="Calibri"/>
          </w:rPr>
          <w:delText xml:space="preserve">does </w:delText>
        </w:r>
      </w:del>
      <w:ins w:id="28" w:author="Kelly Vomacka (Evergreen Group)" w:date="2012-08-16T10:43:00Z">
        <w:r w:rsidRPr="002C7578">
          <w:rPr>
            <w:rFonts w:ascii="Calibri" w:hAnsi="Calibri" w:cs="Calibri"/>
          </w:rPr>
          <w:t xml:space="preserve">is </w:t>
        </w:r>
      </w:ins>
      <w:r w:rsidRPr="002C7578">
        <w:rPr>
          <w:rFonts w:ascii="Calibri" w:hAnsi="Calibri" w:cs="Calibri"/>
        </w:rPr>
        <w:t>not support</w:t>
      </w:r>
      <w:ins w:id="29" w:author="Kelly Vomacka (Evergreen Group)" w:date="2012-08-16T10:43:00Z">
        <w:r w:rsidRPr="002C7578">
          <w:rPr>
            <w:rFonts w:ascii="Calibri" w:hAnsi="Calibri" w:cs="Calibri"/>
          </w:rPr>
          <w:t>ed</w:t>
        </w:r>
      </w:ins>
      <w:r w:rsidRPr="002C7578">
        <w:rPr>
          <w:rFonts w:ascii="Calibri" w:hAnsi="Calibri" w:cs="Calibri"/>
        </w:rPr>
        <w:t xml:space="preserve"> during </w:t>
      </w:r>
      <w:del w:id="30" w:author="Kelly Vomacka (Evergreen Group)" w:date="2012-08-16T10:43:00Z">
        <w:r w:rsidRPr="002C7578" w:rsidDel="00BB632D">
          <w:rPr>
            <w:rFonts w:ascii="Calibri" w:hAnsi="Calibri" w:cs="Calibri"/>
          </w:rPr>
          <w:delText xml:space="preserve">      </w:delText>
        </w:r>
      </w:del>
      <w:r w:rsidRPr="002C7578">
        <w:rPr>
          <w:rFonts w:ascii="Calibri" w:hAnsi="Calibri" w:cs="Calibri"/>
        </w:rPr>
        <w:t>deployment</w:t>
      </w:r>
      <w:ins w:id="31" w:author="Kelly Vomacka (Evergreen Group)" w:date="2012-08-16T10:43:00Z">
        <w:r w:rsidRPr="002C7578">
          <w:rPr>
            <w:rFonts w:ascii="Calibri" w:hAnsi="Calibri" w:cs="Calibri"/>
          </w:rPr>
          <w:t>.</w:t>
        </w:r>
      </w:ins>
    </w:p>
    <w:p w:rsidR="003B3059" w:rsidRPr="002C7578" w:rsidRDefault="00BB632D" w:rsidP="000E46BA">
      <w:pPr>
        <w:pStyle w:val="BulletList"/>
      </w:pPr>
      <w:r w:rsidRPr="002C7578">
        <w:rPr>
          <w:rFonts w:ascii="Calibri" w:hAnsi="Calibri" w:cs="Calibri"/>
        </w:rPr>
        <w:t xml:space="preserve">Get alerts </w:t>
      </w:r>
      <w:del w:id="32" w:author="Kelly Vomacka (Evergreen Group)" w:date="2012-08-16T10:43:00Z">
        <w:r w:rsidRPr="002C7578" w:rsidDel="00BB632D">
          <w:rPr>
            <w:rFonts w:ascii="Calibri" w:hAnsi="Calibri" w:cs="Calibri"/>
          </w:rPr>
          <w:delText xml:space="preserve">on </w:delText>
        </w:r>
      </w:del>
      <w:ins w:id="33" w:author="Kelly Vomacka (Evergreen Group)" w:date="2012-08-16T10:43:00Z">
        <w:r w:rsidRPr="002C7578">
          <w:rPr>
            <w:rFonts w:ascii="Calibri" w:hAnsi="Calibri" w:cs="Calibri"/>
          </w:rPr>
          <w:t xml:space="preserve">about </w:t>
        </w:r>
      </w:ins>
      <w:r w:rsidRPr="002C7578">
        <w:rPr>
          <w:rFonts w:ascii="Calibri" w:hAnsi="Calibri" w:cs="Calibri"/>
        </w:rPr>
        <w:t xml:space="preserve">the status of the deployment </w:t>
      </w:r>
      <w:del w:id="34" w:author="Kelly Vomacka (Evergreen Group)" w:date="2012-08-16T10:44:00Z">
        <w:r w:rsidRPr="002C7578" w:rsidDel="00BB632D">
          <w:rPr>
            <w:rFonts w:ascii="Calibri" w:hAnsi="Calibri" w:cs="Calibri"/>
          </w:rPr>
          <w:delText xml:space="preserve">(if </w:delText>
        </w:r>
      </w:del>
      <w:ins w:id="35" w:author="Kelly Vomacka (Evergreen Group)" w:date="2012-08-16T10:44:00Z">
        <w:r w:rsidRPr="002C7578">
          <w:rPr>
            <w:rFonts w:ascii="Calibri" w:hAnsi="Calibri" w:cs="Calibri"/>
          </w:rPr>
          <w:t xml:space="preserve">whether or not </w:t>
        </w:r>
      </w:ins>
      <w:r w:rsidRPr="002C7578">
        <w:rPr>
          <w:rFonts w:ascii="Calibri" w:hAnsi="Calibri" w:cs="Calibri"/>
        </w:rPr>
        <w:t>there are problems</w:t>
      </w:r>
      <w:del w:id="36" w:author="Kelly Vomacka (Evergreen Group)" w:date="2012-08-16T10:44:00Z">
        <w:r w:rsidRPr="002C7578" w:rsidDel="00BB632D">
          <w:rPr>
            <w:rFonts w:ascii="Calibri" w:hAnsi="Calibri" w:cs="Calibri"/>
          </w:rPr>
          <w:delText xml:space="preserve"> or not)</w:delText>
        </w:r>
      </w:del>
      <w:ins w:id="37" w:author="Kelly Vomacka (Evergreen Group)" w:date="2012-08-16T10:44:00Z">
        <w:r w:rsidRPr="002C7578">
          <w:rPr>
            <w:rFonts w:ascii="Calibri" w:hAnsi="Calibri" w:cs="Calibri"/>
          </w:rPr>
          <w:t>.</w:t>
        </w:r>
      </w:ins>
    </w:p>
    <w:p w:rsidR="004F7D76" w:rsidRPr="002C7578" w:rsidRDefault="00CE2548" w:rsidP="000E46BA">
      <w:pPr>
        <w:pStyle w:val="BulletList"/>
      </w:pPr>
      <w:del w:id="38" w:author="Kelly Vomacka (Evergreen Group)" w:date="2012-08-16T10:44:00Z">
        <w:r w:rsidRPr="002C7578" w:rsidDel="00BB632D">
          <w:delText xml:space="preserve">You can </w:delText>
        </w:r>
        <w:r w:rsidR="004F7D76" w:rsidRPr="002C7578" w:rsidDel="00BB632D">
          <w:delText>streamline</w:delText>
        </w:r>
      </w:del>
      <w:ins w:id="39" w:author="Kelly Vomacka (Evergreen Group)" w:date="2012-08-16T10:44:00Z">
        <w:r w:rsidR="00BB632D" w:rsidRPr="002C7578">
          <w:t>Perform</w:t>
        </w:r>
      </w:ins>
      <w:r w:rsidR="004F7D76" w:rsidRPr="002C7578">
        <w:t xml:space="preserve"> </w:t>
      </w:r>
      <w:r w:rsidR="003B3059" w:rsidRPr="002C7578">
        <w:t>multiple</w:t>
      </w:r>
      <w:ins w:id="40" w:author="Kelly Vomacka (Evergreen Group)" w:date="2012-08-16T10:44:00Z">
        <w:r w:rsidR="00BB632D" w:rsidRPr="002C7578">
          <w:t>, simultaneous</w:t>
        </w:r>
      </w:ins>
      <w:r w:rsidR="003B3059" w:rsidRPr="002C7578">
        <w:t xml:space="preserve"> </w:t>
      </w:r>
      <w:r w:rsidR="004F7D76" w:rsidRPr="002C7578">
        <w:t>deployments</w:t>
      </w:r>
      <w:r w:rsidRPr="002C7578">
        <w:t>.</w:t>
      </w:r>
    </w:p>
    <w:p w:rsidR="003B3059" w:rsidRPr="002C7578" w:rsidRDefault="00BB632D" w:rsidP="000E46BA">
      <w:pPr>
        <w:pStyle w:val="BulletList"/>
      </w:pPr>
      <w:r w:rsidRPr="002C7578">
        <w:rPr>
          <w:rFonts w:ascii="Calibri" w:hAnsi="Calibri" w:cs="Calibri"/>
        </w:rPr>
        <w:t>Roll</w:t>
      </w:r>
      <w:ins w:id="41" w:author="Kelly Vomacka (Evergreen Group)" w:date="2012-08-16T10:44:00Z">
        <w:r w:rsidRPr="002C7578">
          <w:rPr>
            <w:rFonts w:ascii="Calibri" w:hAnsi="Calibri" w:cs="Calibri"/>
          </w:rPr>
          <w:t xml:space="preserve"> </w:t>
        </w:r>
      </w:ins>
      <w:r w:rsidRPr="002C7578">
        <w:rPr>
          <w:rFonts w:ascii="Calibri" w:hAnsi="Calibri" w:cs="Calibri"/>
        </w:rPr>
        <w:t>back to the previous</w:t>
      </w:r>
      <w:ins w:id="42" w:author="Kelly Vomacka (Evergreen Group)" w:date="2012-08-16T10:44:00Z">
        <w:r w:rsidRPr="002C7578">
          <w:rPr>
            <w:rFonts w:ascii="Calibri" w:hAnsi="Calibri" w:cs="Calibri"/>
          </w:rPr>
          <w:t>ly deployed</w:t>
        </w:r>
      </w:ins>
      <w:r w:rsidRPr="002C7578">
        <w:rPr>
          <w:rFonts w:ascii="Calibri" w:hAnsi="Calibri" w:cs="Calibri"/>
        </w:rPr>
        <w:t xml:space="preserve"> version </w:t>
      </w:r>
      <w:del w:id="43" w:author="Kelly Vomacka (Evergreen Group)" w:date="2012-08-16T10:44:00Z">
        <w:r w:rsidRPr="002C7578" w:rsidDel="00BB632D">
          <w:rPr>
            <w:rFonts w:ascii="Calibri" w:hAnsi="Calibri" w:cs="Calibri"/>
          </w:rPr>
          <w:delText xml:space="preserve">deployed of </w:delText>
        </w:r>
      </w:del>
      <w:r w:rsidRPr="002C7578">
        <w:rPr>
          <w:rFonts w:ascii="Calibri" w:hAnsi="Calibri" w:cs="Calibri"/>
        </w:rPr>
        <w:t>with a single click.</w:t>
      </w:r>
    </w:p>
    <w:p w:rsidR="003B3059" w:rsidRPr="000E46BA" w:rsidRDefault="00BB632D" w:rsidP="000E46BA">
      <w:pPr>
        <w:pStyle w:val="BulletList"/>
      </w:pPr>
      <w:r w:rsidRPr="002C7578">
        <w:rPr>
          <w:rFonts w:ascii="Calibri" w:hAnsi="Calibri" w:cs="Calibri"/>
        </w:rPr>
        <w:t xml:space="preserve">View </w:t>
      </w:r>
      <w:ins w:id="44" w:author="Kelly Vomacka (Evergreen Group)" w:date="2012-08-16T10:45:00Z">
        <w:r w:rsidRPr="002C7578">
          <w:rPr>
            <w:rFonts w:ascii="Calibri" w:hAnsi="Calibri" w:cs="Calibri"/>
          </w:rPr>
          <w:t xml:space="preserve">the results of a Windows </w:t>
        </w:r>
      </w:ins>
      <w:r w:rsidRPr="002C7578">
        <w:rPr>
          <w:rFonts w:ascii="Calibri" w:hAnsi="Calibri" w:cs="Calibri"/>
        </w:rPr>
        <w:t>Azure application</w:t>
      </w:r>
      <w:del w:id="45" w:author="Kelly Vomacka (Evergreen Group)" w:date="2012-08-16T10:45:00Z">
        <w:r w:rsidRPr="002C7578" w:rsidDel="00BB632D">
          <w:rPr>
            <w:rFonts w:ascii="Calibri" w:hAnsi="Calibri" w:cs="Calibri"/>
          </w:rPr>
          <w:delText xml:space="preserve"> </w:delText>
        </w:r>
      </w:del>
      <w:ins w:id="46" w:author="Kelly Vomacka (Evergreen Group)" w:date="2012-08-16T10:45:00Z">
        <w:r w:rsidRPr="002C7578">
          <w:rPr>
            <w:rFonts w:ascii="Calibri" w:hAnsi="Calibri" w:cs="Calibri"/>
          </w:rPr>
          <w:t xml:space="preserve"> </w:t>
        </w:r>
      </w:ins>
      <w:r w:rsidRPr="002C7578">
        <w:rPr>
          <w:rFonts w:ascii="Calibri" w:hAnsi="Calibri" w:cs="Calibri"/>
        </w:rPr>
        <w:t>deployment</w:t>
      </w:r>
      <w:ins w:id="47" w:author="Kelly Vomacka (Evergreen Group)" w:date="2012-08-16T10:45:00Z">
        <w:r w:rsidRPr="002C7578">
          <w:rPr>
            <w:rFonts w:ascii="Calibri" w:hAnsi="Calibri" w:cs="Calibri"/>
          </w:rPr>
          <w:t>,</w:t>
        </w:r>
      </w:ins>
      <w:r w:rsidRPr="002C7578">
        <w:rPr>
          <w:rFonts w:ascii="Calibri" w:hAnsi="Calibri" w:cs="Calibri"/>
        </w:rPr>
        <w:t xml:space="preserve"> </w:t>
      </w:r>
      <w:del w:id="48" w:author="Kelly Vomacka (Evergreen Group)" w:date="2012-08-16T10:45:00Z">
        <w:r w:rsidRPr="002C7578" w:rsidDel="00BB632D">
          <w:rPr>
            <w:rFonts w:ascii="Calibri" w:hAnsi="Calibri" w:cs="Calibri"/>
          </w:rPr>
          <w:delText xml:space="preserve">results </w:delText>
        </w:r>
      </w:del>
      <w:r w:rsidRPr="002C7578">
        <w:rPr>
          <w:rFonts w:ascii="Calibri" w:hAnsi="Calibri" w:cs="Calibri"/>
        </w:rPr>
        <w:t>and manage filters.</w:t>
      </w:r>
    </w:p>
    <w:p w:rsidR="000E46BA" w:rsidRPr="002C7578" w:rsidRDefault="000E46BA" w:rsidP="000E46BA">
      <w:pPr>
        <w:pStyle w:val="BulletList"/>
        <w:numPr>
          <w:ilvl w:val="0"/>
          <w:numId w:val="0"/>
        </w:numPr>
        <w:ind w:left="720"/>
      </w:pPr>
    </w:p>
    <w:p w:rsidR="009A4E20" w:rsidRPr="00BB632D" w:rsidRDefault="005643DE" w:rsidP="009A4E20">
      <w:pPr>
        <w:pStyle w:val="Heading2"/>
      </w:pPr>
      <w:bookmarkStart w:id="49" w:name="_Toc330571214"/>
      <w:bookmarkStart w:id="50" w:name="_Toc332983767"/>
      <w:r w:rsidRPr="000E46BA">
        <w:t>Purpose</w:t>
      </w:r>
      <w:bookmarkEnd w:id="11"/>
      <w:bookmarkEnd w:id="49"/>
      <w:bookmarkEnd w:id="50"/>
    </w:p>
    <w:p w:rsidR="00CA394A" w:rsidRPr="00B856BD" w:rsidRDefault="00BB632D" w:rsidP="009A4E20">
      <w:pPr>
        <w:rPr>
          <w:rFonts w:asciiTheme="minorHAnsi" w:hAnsiTheme="minorHAnsi" w:cstheme="minorHAnsi"/>
        </w:rPr>
      </w:pPr>
      <w:r w:rsidRPr="00B856BD">
        <w:t xml:space="preserve">This document provides an overview of the Deployment Tracker sample application by describing the application and </w:t>
      </w:r>
      <w:ins w:id="51" w:author="Kelly Vomacka (Evergreen Group)" w:date="2012-08-16T10:46:00Z">
        <w:r w:rsidRPr="00B856BD">
          <w:t xml:space="preserve">by </w:t>
        </w:r>
      </w:ins>
      <w:r w:rsidRPr="00B856BD">
        <w:t xml:space="preserve">taking </w:t>
      </w:r>
      <w:del w:id="52" w:author="Kelly Vomacka (Evergreen Group)" w:date="2012-08-16T10:46:00Z">
        <w:r w:rsidRPr="00B856BD" w:rsidDel="00BB632D">
          <w:delText xml:space="preserve">the reader </w:delText>
        </w:r>
      </w:del>
      <w:ins w:id="53" w:author="Kelly Vomacka (Evergreen Group)" w:date="2012-08-16T10:46:00Z">
        <w:r w:rsidRPr="00B856BD">
          <w:t xml:space="preserve">you </w:t>
        </w:r>
      </w:ins>
      <w:r w:rsidRPr="00B856BD">
        <w:t>through different usage scenarios.</w:t>
      </w:r>
    </w:p>
    <w:p w:rsidR="00740693" w:rsidRPr="00B856BD" w:rsidRDefault="00740693" w:rsidP="000E46BA">
      <w:pPr>
        <w:rPr>
          <w:rFonts w:asciiTheme="minorHAnsi" w:hAnsiTheme="minorHAnsi" w:cstheme="minorHAnsi"/>
        </w:rPr>
      </w:pPr>
    </w:p>
    <w:p w:rsidR="00BA77F3" w:rsidRPr="000E46BA" w:rsidRDefault="00BA77F3" w:rsidP="000E46BA">
      <w:pPr>
        <w:pStyle w:val="Heading2"/>
      </w:pPr>
      <w:bookmarkStart w:id="54" w:name="_Toc330571216"/>
      <w:bookmarkStart w:id="55" w:name="_Toc332983768"/>
      <w:r w:rsidRPr="000E46BA">
        <w:t xml:space="preserve">System </w:t>
      </w:r>
      <w:r w:rsidR="00F73104" w:rsidRPr="000E46BA">
        <w:t>r</w:t>
      </w:r>
      <w:r w:rsidRPr="000E46BA">
        <w:t>equirements</w:t>
      </w:r>
      <w:bookmarkEnd w:id="54"/>
      <w:bookmarkEnd w:id="55"/>
    </w:p>
    <w:p w:rsidR="00BA77F3" w:rsidRPr="00B856BD" w:rsidRDefault="00BA77F3" w:rsidP="000E46BA">
      <w:pPr>
        <w:rPr>
          <w:rFonts w:asciiTheme="minorHAnsi" w:hAnsiTheme="minorHAnsi" w:cstheme="minorHAnsi"/>
          <w:sz w:val="24"/>
          <w:szCs w:val="24"/>
          <w:lang w:val="en-CA"/>
        </w:rPr>
      </w:pPr>
      <w:r w:rsidRPr="00B856BD">
        <w:rPr>
          <w:rFonts w:asciiTheme="minorHAnsi" w:hAnsiTheme="minorHAnsi" w:cstheme="minorHAnsi"/>
          <w:sz w:val="24"/>
          <w:szCs w:val="24"/>
          <w:lang w:val="en-CA"/>
        </w:rPr>
        <w:t>T</w:t>
      </w:r>
      <w:r w:rsidRPr="000E46BA">
        <w:t>o run</w:t>
      </w:r>
      <w:r w:rsidR="00F73104" w:rsidRPr="000E46BA">
        <w:t xml:space="preserve"> </w:t>
      </w:r>
      <w:r w:rsidR="00BE53D0" w:rsidRPr="000E46BA">
        <w:t>Deployment Tracker</w:t>
      </w:r>
      <w:r w:rsidRPr="000E46BA">
        <w:t xml:space="preserve">, </w:t>
      </w:r>
      <w:r w:rsidR="00BE53D0" w:rsidRPr="000E46BA">
        <w:t>you must have the following</w:t>
      </w:r>
      <w:r w:rsidRPr="000E46BA">
        <w:t>:</w:t>
      </w:r>
    </w:p>
    <w:p w:rsidR="00BA77F3" w:rsidRPr="00B856BD" w:rsidRDefault="00BA77F3" w:rsidP="000E46BA">
      <w:pPr>
        <w:pStyle w:val="BulletList"/>
      </w:pPr>
      <w:r w:rsidRPr="00B856BD">
        <w:t>Windows 7</w:t>
      </w:r>
      <w:r w:rsidR="00BE53D0" w:rsidRPr="00B856BD">
        <w:t xml:space="preserve"> or Windows </w:t>
      </w:r>
      <w:r w:rsidR="00F3156A" w:rsidRPr="00B856BD">
        <w:t>Server 2008</w:t>
      </w:r>
      <w:r w:rsidRPr="00B856BD">
        <w:t>, 64-bit</w:t>
      </w:r>
      <w:r w:rsidR="007765DC" w:rsidRPr="00B856BD">
        <w:t xml:space="preserve"> </w:t>
      </w:r>
      <w:r w:rsidR="00BE53D0" w:rsidRPr="00B856BD">
        <w:t>operating system.</w:t>
      </w:r>
    </w:p>
    <w:p w:rsidR="00CC58C3" w:rsidRPr="00B856BD" w:rsidRDefault="00BA77F3" w:rsidP="000E46BA">
      <w:pPr>
        <w:pStyle w:val="BulletList"/>
      </w:pPr>
      <w:r w:rsidRPr="00B856BD">
        <w:t xml:space="preserve">Visual Studio 2010 (any </w:t>
      </w:r>
      <w:r w:rsidR="00BE53D0" w:rsidRPr="00B856BD">
        <w:t>e</w:t>
      </w:r>
      <w:r w:rsidR="007765DC" w:rsidRPr="00B856BD">
        <w:t>dition</w:t>
      </w:r>
      <w:r w:rsidRPr="00B856BD">
        <w:t xml:space="preserve">) </w:t>
      </w:r>
      <w:r w:rsidR="00BE53D0" w:rsidRPr="00B856BD">
        <w:t xml:space="preserve">and </w:t>
      </w:r>
      <w:r w:rsidR="00BB632D" w:rsidRPr="00B856BD">
        <w:t>Team Explorer</w:t>
      </w:r>
      <w:r w:rsidR="00BE53D0" w:rsidRPr="00B856BD">
        <w:t>.</w:t>
      </w:r>
    </w:p>
    <w:p w:rsidR="00F3156A" w:rsidRPr="00B856BD" w:rsidRDefault="00F3156A" w:rsidP="000E46BA">
      <w:pPr>
        <w:pStyle w:val="BulletList"/>
      </w:pPr>
      <w:commentRangeStart w:id="56"/>
      <w:r w:rsidRPr="00B856BD">
        <w:t xml:space="preserve">Windows Azure </w:t>
      </w:r>
      <w:r w:rsidR="00BE53D0" w:rsidRPr="00B856BD">
        <w:t>Software Deployment Kit (</w:t>
      </w:r>
      <w:r w:rsidRPr="00B856BD">
        <w:t>SDK</w:t>
      </w:r>
      <w:r w:rsidR="00BE53D0" w:rsidRPr="00B856BD">
        <w:t>)</w:t>
      </w:r>
      <w:r w:rsidRPr="00B856BD">
        <w:t xml:space="preserve"> 1.6</w:t>
      </w:r>
      <w:r w:rsidR="00BE53D0" w:rsidRPr="00B856BD">
        <w:t>.</w:t>
      </w:r>
      <w:commentRangeEnd w:id="56"/>
      <w:r w:rsidR="0011071A" w:rsidRPr="00B856BD">
        <w:rPr>
          <w:rStyle w:val="CommentReference"/>
          <w:rFonts w:asciiTheme="minorHAnsi" w:eastAsia="Times New Roman" w:hAnsiTheme="minorHAnsi" w:cstheme="minorHAnsi"/>
          <w:sz w:val="24"/>
          <w:szCs w:val="24"/>
          <w:lang w:val="en-CA"/>
        </w:rPr>
        <w:commentReference w:id="56"/>
      </w:r>
    </w:p>
    <w:p w:rsidR="0011071A" w:rsidRPr="00B856BD" w:rsidRDefault="0011071A" w:rsidP="000E46BA">
      <w:pPr>
        <w:pStyle w:val="BulletList"/>
        <w:rPr>
          <w:ins w:id="58" w:author="Kelly Vomacka (Evergreen Group)" w:date="2012-08-16T10:47:00Z"/>
        </w:rPr>
      </w:pPr>
      <w:ins w:id="59" w:author="Kelly Vomacka (Evergreen Group)" w:date="2012-08-16T10:47:00Z">
        <w:r w:rsidRPr="00B856BD">
          <w:t>Access to TFS.</w:t>
        </w:r>
      </w:ins>
    </w:p>
    <w:p w:rsidR="008C28AF" w:rsidRPr="00B856BD" w:rsidRDefault="0011071A" w:rsidP="000E46BA">
      <w:pPr>
        <w:pStyle w:val="BulletList"/>
        <w:rPr>
          <w:ins w:id="60" w:author="Kelly Vomacka (Evergreen Group)" w:date="2012-08-16T10:49:00Z"/>
          <w:color w:val="FF0000"/>
        </w:rPr>
      </w:pPr>
      <w:ins w:id="61" w:author="Kelly Vomacka (Evergreen Group)" w:date="2012-08-16T10:48:00Z">
        <w:r w:rsidRPr="00B856BD">
          <w:t xml:space="preserve">Access to </w:t>
        </w:r>
      </w:ins>
      <w:r w:rsidR="008C28AF" w:rsidRPr="00B856BD">
        <w:t>MS</w:t>
      </w:r>
      <w:ins w:id="62" w:author="Kelly Vomacka (Evergreen Group)" w:date="2012-08-16T10:48:00Z">
        <w:r w:rsidRPr="00B856BD">
          <w:t xml:space="preserve"> </w:t>
        </w:r>
      </w:ins>
      <w:r w:rsidR="007D77AE" w:rsidRPr="00B856BD">
        <w:t>B</w:t>
      </w:r>
      <w:r w:rsidR="008C28AF" w:rsidRPr="00B856BD">
        <w:t>uild</w:t>
      </w:r>
      <w:ins w:id="63" w:author="Kelly Vomacka (Evergreen Group)" w:date="2012-08-16T10:48:00Z">
        <w:r w:rsidRPr="00B856BD">
          <w:t xml:space="preserve"> Server</w:t>
        </w:r>
      </w:ins>
      <w:r w:rsidR="00BE53D0" w:rsidRPr="00B856BD">
        <w:t>.</w:t>
      </w:r>
    </w:p>
    <w:p w:rsidR="0011071A" w:rsidRPr="00B856BD" w:rsidRDefault="0011071A" w:rsidP="000E46BA">
      <w:pPr>
        <w:pStyle w:val="BulletList"/>
      </w:pPr>
      <w:ins w:id="64" w:author="Kelly Vomacka (Evergreen Group)" w:date="2012-08-16T10:49:00Z">
        <w:r w:rsidRPr="00B856BD">
          <w:rPr>
            <w:color w:val="FF0000"/>
          </w:rPr>
          <w:t>A Windows Azure hosted service.</w:t>
        </w:r>
      </w:ins>
    </w:p>
    <w:p w:rsidR="00BE53D0" w:rsidRPr="00B856BD" w:rsidRDefault="00BE53D0" w:rsidP="000E46BA">
      <w:pPr>
        <w:pStyle w:val="BulletList"/>
        <w:rPr>
          <w:ins w:id="65" w:author="Kelly Vomacka (Evergreen Group)" w:date="2012-08-16T10:53:00Z"/>
        </w:rPr>
      </w:pPr>
      <w:r w:rsidRPr="00B856BD">
        <w:t xml:space="preserve">A Windows Live account, to log in to </w:t>
      </w:r>
      <w:del w:id="66" w:author="Kelly Vomacka (Evergreen Group)" w:date="2012-08-16T10:53:00Z">
        <w:r w:rsidRPr="00B856BD" w:rsidDel="003C52B1">
          <w:delText xml:space="preserve">the </w:delText>
        </w:r>
      </w:del>
      <w:ins w:id="67" w:author="Kelly Vomacka (Evergreen Group)" w:date="2012-08-16T10:53:00Z">
        <w:r w:rsidR="003C52B1" w:rsidRPr="00B856BD">
          <w:t xml:space="preserve">your </w:t>
        </w:r>
      </w:ins>
      <w:r w:rsidRPr="00B856BD">
        <w:t>Windows Azure Management Portal.</w:t>
      </w:r>
    </w:p>
    <w:p w:rsidR="003C52B1" w:rsidRPr="00B856BD" w:rsidDel="003C52B1" w:rsidRDefault="003C52B1" w:rsidP="000E46BA">
      <w:pPr>
        <w:pStyle w:val="BulletList"/>
        <w:rPr>
          <w:del w:id="68" w:author="Kelly Vomacka (Evergreen Group)" w:date="2012-08-16T10:53:00Z"/>
        </w:rPr>
      </w:pPr>
    </w:p>
    <w:p w:rsidR="00BE53D0" w:rsidRPr="00B856BD" w:rsidRDefault="00BE53D0" w:rsidP="000E46BA">
      <w:pPr>
        <w:pStyle w:val="BulletList"/>
      </w:pPr>
      <w:r w:rsidRPr="00B856BD">
        <w:t xml:space="preserve">At least one Windows Azure subscription, to deploy the application </w:t>
      </w:r>
      <w:del w:id="69" w:author="Kelly Vomacka (Evergreen Group)" w:date="2012-08-16T10:54:00Z">
        <w:r w:rsidRPr="00B856BD" w:rsidDel="003C52B1">
          <w:delText xml:space="preserve">code </w:delText>
        </w:r>
      </w:del>
      <w:r w:rsidRPr="00B856BD">
        <w:t>to the cloud.</w:t>
      </w:r>
    </w:p>
    <w:p w:rsidR="00BE53D0" w:rsidRPr="00B856BD" w:rsidRDefault="00BE53D0" w:rsidP="000E46BA">
      <w:pPr>
        <w:pStyle w:val="BulletList"/>
      </w:pPr>
      <w:commentRangeStart w:id="70"/>
      <w:r w:rsidRPr="00B856BD">
        <w:t>Administrator privileges to run Deployment Tracker.</w:t>
      </w:r>
      <w:commentRangeEnd w:id="70"/>
      <w:r w:rsidR="0011071A" w:rsidRPr="00B856BD">
        <w:rPr>
          <w:rStyle w:val="CommentReference"/>
          <w:rFonts w:asciiTheme="minorHAnsi" w:hAnsiTheme="minorHAnsi" w:cstheme="minorHAnsi"/>
          <w:sz w:val="24"/>
          <w:szCs w:val="24"/>
        </w:rPr>
        <w:commentReference w:id="70"/>
      </w:r>
    </w:p>
    <w:p w:rsidR="00BB632D" w:rsidRPr="00B856BD" w:rsidRDefault="00BB632D" w:rsidP="000E46BA"/>
    <w:p w:rsidR="00DC2D7A" w:rsidRDefault="00DC2D7A" w:rsidP="000E46BA">
      <w:pPr>
        <w:pStyle w:val="Heading2"/>
      </w:pPr>
      <w:bookmarkStart w:id="71" w:name="_Toc332743185"/>
      <w:bookmarkStart w:id="72" w:name="_Toc332983769"/>
      <w:bookmarkStart w:id="73" w:name="_Toc330571217"/>
      <w:commentRangeStart w:id="74"/>
      <w:r>
        <w:t>Architecture</w:t>
      </w:r>
      <w:commentRangeEnd w:id="74"/>
      <w:r>
        <w:rPr>
          <w:rStyle w:val="CommentReference"/>
        </w:rPr>
        <w:commentReference w:id="74"/>
      </w:r>
      <w:bookmarkEnd w:id="71"/>
      <w:bookmarkEnd w:id="72"/>
    </w:p>
    <w:p w:rsidR="009A4E20" w:rsidRDefault="009A4E20" w:rsidP="009A4E20">
      <w:bookmarkStart w:id="75" w:name="_Toc332743186"/>
      <w:bookmarkStart w:id="76" w:name="_Toc332983770"/>
    </w:p>
    <w:p w:rsidR="009A4E20" w:rsidRDefault="009A4E20" w:rsidP="009A4E20"/>
    <w:p w:rsidR="00DC2D7A" w:rsidRDefault="00DC2D7A" w:rsidP="000E46BA">
      <w:pPr>
        <w:pStyle w:val="Heading2"/>
      </w:pPr>
      <w:commentRangeStart w:id="77"/>
      <w:r>
        <w:lastRenderedPageBreak/>
        <w:t>Download</w:t>
      </w:r>
      <w:ins w:id="78" w:author="Kelly Vomacka (Evergreen Group)" w:date="2012-08-16T10:55:00Z">
        <w:r>
          <w:t>ing and</w:t>
        </w:r>
      </w:ins>
      <w:del w:id="79" w:author="Kelly Vomacka (Evergreen Group)" w:date="2012-08-16T10:55:00Z">
        <w:r w:rsidDel="00DC2D7A">
          <w:delText xml:space="preserve"> /</w:delText>
        </w:r>
      </w:del>
      <w:r>
        <w:t xml:space="preserve"> </w:t>
      </w:r>
      <w:del w:id="80" w:author="Kelly Vomacka (Evergreen Group)" w:date="2012-08-16T10:55:00Z">
        <w:r w:rsidDel="00DC2D7A">
          <w:delText>C</w:delText>
        </w:r>
      </w:del>
      <w:ins w:id="81" w:author="Kelly Vomacka (Evergreen Group)" w:date="2012-08-16T10:55:00Z">
        <w:r>
          <w:t>c</w:t>
        </w:r>
      </w:ins>
      <w:r>
        <w:t xml:space="preserve">ompiling </w:t>
      </w:r>
      <w:del w:id="82" w:author="Kelly Vomacka (Evergreen Group)" w:date="2012-08-16T10:55:00Z">
        <w:r w:rsidDel="00DC2D7A">
          <w:delText>A</w:delText>
        </w:r>
      </w:del>
      <w:ins w:id="83" w:author="Kelly Vomacka (Evergreen Group)" w:date="2012-08-16T10:55:00Z">
        <w:r>
          <w:t>the a</w:t>
        </w:r>
      </w:ins>
      <w:r>
        <w:t>pplication</w:t>
      </w:r>
      <w:commentRangeEnd w:id="77"/>
      <w:r>
        <w:rPr>
          <w:rStyle w:val="CommentReference"/>
        </w:rPr>
        <w:commentReference w:id="77"/>
      </w:r>
      <w:bookmarkEnd w:id="75"/>
      <w:bookmarkEnd w:id="76"/>
    </w:p>
    <w:p w:rsidR="009A4E20" w:rsidRDefault="009A4E20" w:rsidP="009A4E20">
      <w:bookmarkStart w:id="84" w:name="_Toc332983771"/>
    </w:p>
    <w:p w:rsidR="009A4E20" w:rsidRDefault="009A4E20" w:rsidP="009A4E20"/>
    <w:p w:rsidR="00FF21FA" w:rsidRPr="00BB632D" w:rsidRDefault="00BE53D0" w:rsidP="000E46BA">
      <w:pPr>
        <w:pStyle w:val="Heading2"/>
      </w:pPr>
      <w:r w:rsidRPr="00BB632D">
        <w:t>Tool o</w:t>
      </w:r>
      <w:r w:rsidR="002156B6" w:rsidRPr="00BB632D">
        <w:t>verview</w:t>
      </w:r>
      <w:bookmarkEnd w:id="73"/>
      <w:bookmarkEnd w:id="84"/>
    </w:p>
    <w:p w:rsidR="00001EF3" w:rsidRPr="00B856BD" w:rsidRDefault="007765DC" w:rsidP="000E46BA">
      <w:r w:rsidRPr="00B856BD">
        <w:t xml:space="preserve">Deployment Tracker </w:t>
      </w:r>
      <w:r w:rsidR="00BE53D0" w:rsidRPr="00B856BD">
        <w:t xml:space="preserve">makes it easy for you </w:t>
      </w:r>
      <w:r w:rsidR="008B2951" w:rsidRPr="00B856BD">
        <w:t>to automat</w:t>
      </w:r>
      <w:r w:rsidR="00BE53D0" w:rsidRPr="00B856BD">
        <w:t>ically</w:t>
      </w:r>
      <w:r w:rsidR="008B2951" w:rsidRPr="00B856BD">
        <w:t xml:space="preserve"> deploy application code to the </w:t>
      </w:r>
      <w:r w:rsidR="00BE53D0" w:rsidRPr="00B856BD">
        <w:t xml:space="preserve">Windows </w:t>
      </w:r>
      <w:r w:rsidR="008B2951" w:rsidRPr="00B856BD">
        <w:t xml:space="preserve">Azure </w:t>
      </w:r>
      <w:r w:rsidR="00BE53D0" w:rsidRPr="00B856BD">
        <w:t xml:space="preserve">Management </w:t>
      </w:r>
      <w:r w:rsidR="008B2951" w:rsidRPr="00B856BD">
        <w:t>Portal.</w:t>
      </w:r>
      <w:r w:rsidR="00001EF3" w:rsidRPr="00B856BD">
        <w:t xml:space="preserve"> </w:t>
      </w:r>
    </w:p>
    <w:p w:rsidR="008B2951" w:rsidRPr="00B856BD" w:rsidRDefault="00001EF3" w:rsidP="000E46BA">
      <w:r w:rsidRPr="00B856BD">
        <w:t>You can use Deployment Tracker to do the following</w:t>
      </w:r>
      <w:r w:rsidR="008B2951" w:rsidRPr="00B856BD">
        <w:t>:</w:t>
      </w:r>
    </w:p>
    <w:p w:rsidR="008B2951" w:rsidRPr="00B856BD" w:rsidRDefault="00001EF3" w:rsidP="000E46BA">
      <w:pPr>
        <w:pStyle w:val="BulletList"/>
      </w:pPr>
      <w:r w:rsidRPr="00B856BD">
        <w:t>S</w:t>
      </w:r>
      <w:r w:rsidR="008B2951" w:rsidRPr="00B856BD">
        <w:t xml:space="preserve">pecify </w:t>
      </w:r>
      <w:r w:rsidRPr="00B856BD">
        <w:t xml:space="preserve">the </w:t>
      </w:r>
      <w:r w:rsidR="008B2951" w:rsidRPr="00B856BD">
        <w:t xml:space="preserve">TFS instances </w:t>
      </w:r>
      <w:r w:rsidRPr="00B856BD">
        <w:t xml:space="preserve">that you </w:t>
      </w:r>
      <w:r w:rsidR="008B2951" w:rsidRPr="00B856BD">
        <w:t xml:space="preserve">want to use during </w:t>
      </w:r>
      <w:r w:rsidRPr="00B856BD">
        <w:t xml:space="preserve">the </w:t>
      </w:r>
      <w:r w:rsidR="008B2951" w:rsidRPr="00B856BD">
        <w:t>deployment process.</w:t>
      </w:r>
    </w:p>
    <w:p w:rsidR="008B2951" w:rsidRPr="00B856BD" w:rsidRDefault="00001EF3" w:rsidP="000E46BA">
      <w:pPr>
        <w:pStyle w:val="BulletList"/>
      </w:pPr>
      <w:r w:rsidRPr="00B856BD">
        <w:t>D</w:t>
      </w:r>
      <w:r w:rsidR="008B2951" w:rsidRPr="00B856BD">
        <w:t xml:space="preserve">ownload the labeled solution for </w:t>
      </w:r>
      <w:r w:rsidRPr="00B856BD">
        <w:t xml:space="preserve">a specific </w:t>
      </w:r>
      <w:r w:rsidR="008B2951" w:rsidRPr="00B856BD">
        <w:t>TFS instance.</w:t>
      </w:r>
    </w:p>
    <w:p w:rsidR="008B2951" w:rsidRPr="00B856BD" w:rsidRDefault="008B2951" w:rsidP="000E46BA">
      <w:pPr>
        <w:pStyle w:val="BulletList"/>
      </w:pPr>
      <w:r w:rsidRPr="00B856BD">
        <w:t xml:space="preserve">Configure the </w:t>
      </w:r>
      <w:r w:rsidR="00001EF3" w:rsidRPr="00B856BD">
        <w:t xml:space="preserve">Windows </w:t>
      </w:r>
      <w:r w:rsidRPr="00B856BD">
        <w:t xml:space="preserve">Azure </w:t>
      </w:r>
      <w:r w:rsidR="00001EF3" w:rsidRPr="00B856BD">
        <w:t>s</w:t>
      </w:r>
      <w:r w:rsidRPr="00B856BD">
        <w:t>ettings</w:t>
      </w:r>
      <w:r w:rsidR="00001EF3" w:rsidRPr="00B856BD">
        <w:t>,</w:t>
      </w:r>
      <w:r w:rsidRPr="00B856BD">
        <w:t xml:space="preserve"> such as the subscriptions, hosted service, storage account</w:t>
      </w:r>
      <w:r w:rsidR="00001EF3" w:rsidRPr="00B856BD">
        <w:t>,</w:t>
      </w:r>
      <w:r w:rsidRPr="00B856BD">
        <w:t xml:space="preserve"> and </w:t>
      </w:r>
      <w:r w:rsidR="00001EF3" w:rsidRPr="00B856BD">
        <w:t>e</w:t>
      </w:r>
      <w:r w:rsidRPr="00B856BD">
        <w:t xml:space="preserve">nvironment </w:t>
      </w:r>
      <w:r w:rsidR="00001EF3" w:rsidRPr="00B856BD">
        <w:t xml:space="preserve">that you want to deploy the </w:t>
      </w:r>
      <w:r w:rsidRPr="00B856BD">
        <w:t xml:space="preserve">application code </w:t>
      </w:r>
      <w:r w:rsidR="00001EF3" w:rsidRPr="00B856BD">
        <w:t>to</w:t>
      </w:r>
      <w:r w:rsidRPr="00B856BD">
        <w:t>.</w:t>
      </w:r>
    </w:p>
    <w:p w:rsidR="003E2ABE" w:rsidRPr="00B856BD" w:rsidRDefault="003E2ABE" w:rsidP="000E46BA">
      <w:pPr>
        <w:pStyle w:val="BulletList"/>
      </w:pPr>
      <w:r w:rsidRPr="00B856BD">
        <w:t>Build, publish</w:t>
      </w:r>
      <w:r w:rsidR="00001EF3" w:rsidRPr="00B856BD">
        <w:t>,</w:t>
      </w:r>
      <w:r w:rsidRPr="00B856BD">
        <w:t xml:space="preserve"> and deploy the downloaded application code into </w:t>
      </w:r>
      <w:r w:rsidR="00001EF3" w:rsidRPr="00B856BD">
        <w:t xml:space="preserve">the Windows </w:t>
      </w:r>
      <w:r w:rsidRPr="00B856BD">
        <w:t xml:space="preserve">Azure </w:t>
      </w:r>
      <w:r w:rsidR="00001EF3" w:rsidRPr="00B856BD">
        <w:t xml:space="preserve">Management </w:t>
      </w:r>
      <w:r w:rsidRPr="00B856BD">
        <w:t xml:space="preserve">Portal with </w:t>
      </w:r>
      <w:r w:rsidR="00001EF3" w:rsidRPr="00B856BD">
        <w:t xml:space="preserve">a </w:t>
      </w:r>
      <w:r w:rsidRPr="00B856BD">
        <w:t>specifi</w:t>
      </w:r>
      <w:r w:rsidR="00001EF3" w:rsidRPr="00B856BD">
        <w:t xml:space="preserve">c Windows </w:t>
      </w:r>
      <w:r w:rsidRPr="00B856BD">
        <w:t xml:space="preserve">Azure </w:t>
      </w:r>
      <w:r w:rsidR="00001EF3" w:rsidRPr="00B856BD">
        <w:t>c</w:t>
      </w:r>
      <w:r w:rsidRPr="00B856BD">
        <w:t>onfiguration.</w:t>
      </w:r>
    </w:p>
    <w:p w:rsidR="003E2ABE" w:rsidRPr="00B856BD" w:rsidRDefault="003E2ABE" w:rsidP="000E46BA">
      <w:pPr>
        <w:pStyle w:val="BulletList"/>
      </w:pPr>
      <w:r w:rsidRPr="00B856BD">
        <w:t>Manage application</w:t>
      </w:r>
      <w:r w:rsidR="00001EF3" w:rsidRPr="00B856BD">
        <w:t>-</w:t>
      </w:r>
      <w:r w:rsidRPr="00B856BD">
        <w:t xml:space="preserve">level error logs (if any) for each deployment </w:t>
      </w:r>
      <w:r w:rsidR="00001EF3" w:rsidRPr="00B856BD">
        <w:t>that you attempt</w:t>
      </w:r>
      <w:r w:rsidRPr="00B856BD">
        <w:t>.</w:t>
      </w:r>
    </w:p>
    <w:p w:rsidR="00001EF3" w:rsidRPr="00B856BD" w:rsidRDefault="00001EF3" w:rsidP="000E46BA">
      <w:pPr>
        <w:pStyle w:val="BulletList"/>
      </w:pPr>
      <w:r w:rsidRPr="00B856BD">
        <w:t>V</w:t>
      </w:r>
      <w:r w:rsidR="003E2ABE" w:rsidRPr="00B856BD">
        <w:t xml:space="preserve">iew </w:t>
      </w:r>
      <w:r w:rsidRPr="00B856BD">
        <w:t>r</w:t>
      </w:r>
      <w:r w:rsidR="003E2ABE" w:rsidRPr="00B856BD">
        <w:t>eports</w:t>
      </w:r>
      <w:r w:rsidRPr="00B856BD">
        <w:t xml:space="preserve"> that </w:t>
      </w:r>
      <w:r w:rsidR="003E2ABE" w:rsidRPr="00B856BD">
        <w:t xml:space="preserve">provide </w:t>
      </w:r>
      <w:r w:rsidRPr="00B856BD">
        <w:t xml:space="preserve">the </w:t>
      </w:r>
      <w:r w:rsidR="003E2ABE" w:rsidRPr="00B856BD">
        <w:t>status of each deployment</w:t>
      </w:r>
      <w:r w:rsidRPr="00B856BD">
        <w:t>.</w:t>
      </w:r>
    </w:p>
    <w:p w:rsidR="003E2ABE" w:rsidRPr="00B856BD" w:rsidRDefault="003E2ABE" w:rsidP="000E46BA">
      <w:pPr>
        <w:pStyle w:val="BulletList"/>
      </w:pPr>
      <w:r w:rsidRPr="00B856BD">
        <w:t>Roll</w:t>
      </w:r>
      <w:r w:rsidR="00001EF3" w:rsidRPr="00B856BD">
        <w:t xml:space="preserve"> </w:t>
      </w:r>
      <w:r w:rsidRPr="00B856BD">
        <w:t xml:space="preserve">back currently running application code in </w:t>
      </w:r>
      <w:r w:rsidR="00001EF3" w:rsidRPr="00B856BD">
        <w:t xml:space="preserve">the Windows </w:t>
      </w:r>
      <w:r w:rsidRPr="00B856BD">
        <w:t xml:space="preserve">Azure </w:t>
      </w:r>
      <w:r w:rsidR="00001EF3" w:rsidRPr="00B856BD">
        <w:t xml:space="preserve">Management </w:t>
      </w:r>
      <w:r w:rsidRPr="00B856BD">
        <w:t xml:space="preserve">Portal to </w:t>
      </w:r>
      <w:r w:rsidR="00001EF3" w:rsidRPr="00B856BD">
        <w:t xml:space="preserve">the </w:t>
      </w:r>
      <w:r w:rsidRPr="00B856BD">
        <w:t>last successfully deploy</w:t>
      </w:r>
      <w:r w:rsidR="00001EF3" w:rsidRPr="00B856BD">
        <w:t>ed</w:t>
      </w:r>
      <w:r w:rsidRPr="00B856BD">
        <w:t xml:space="preserve"> version</w:t>
      </w:r>
      <w:r w:rsidR="00001EF3" w:rsidRPr="00B856BD">
        <w:t xml:space="preserve"> </w:t>
      </w:r>
      <w:r w:rsidRPr="00B856BD">
        <w:t>(if any).</w:t>
      </w:r>
    </w:p>
    <w:p w:rsidR="00EA598C" w:rsidRPr="00B856BD" w:rsidRDefault="00EA598C" w:rsidP="000E46BA">
      <w:r w:rsidRPr="00B856BD">
        <w:t xml:space="preserve">The </w:t>
      </w:r>
      <w:ins w:id="85" w:author="Kelly Vomacka (Evergreen Group)" w:date="2012-08-16T11:05:00Z">
        <w:r w:rsidRPr="00B856BD">
          <w:t xml:space="preserve">following graphic shows the </w:t>
        </w:r>
      </w:ins>
      <w:r w:rsidRPr="00B856BD">
        <w:t xml:space="preserve">initial screen of </w:t>
      </w:r>
      <w:del w:id="86" w:author="Kelly Vomacka (Evergreen Group)" w:date="2012-08-16T11:05:00Z">
        <w:r w:rsidRPr="00B856BD" w:rsidDel="00EA598C">
          <w:delText>the d</w:delText>
        </w:r>
      </w:del>
      <w:ins w:id="87" w:author="Kelly Vomacka (Evergreen Group)" w:date="2012-08-16T11:05:00Z">
        <w:r w:rsidRPr="00B856BD">
          <w:t>D</w:t>
        </w:r>
      </w:ins>
      <w:r w:rsidRPr="00B856BD">
        <w:t xml:space="preserve">eployment </w:t>
      </w:r>
      <w:del w:id="88" w:author="Kelly Vomacka (Evergreen Group)" w:date="2012-08-16T11:05:00Z">
        <w:r w:rsidRPr="00B856BD" w:rsidDel="00EA598C">
          <w:delText>t</w:delText>
        </w:r>
      </w:del>
      <w:ins w:id="89" w:author="Kelly Vomacka (Evergreen Group)" w:date="2012-08-16T11:05:00Z">
        <w:r w:rsidRPr="00B856BD">
          <w:t>T</w:t>
        </w:r>
      </w:ins>
      <w:r w:rsidRPr="00B856BD">
        <w:t>racker</w:t>
      </w:r>
      <w:del w:id="90" w:author="Kelly Vomacka (Evergreen Group)" w:date="2012-08-16T11:05:00Z">
        <w:r w:rsidRPr="00B856BD" w:rsidDel="00EA598C">
          <w:delText xml:space="preserve"> is illustrated here</w:delText>
        </w:r>
      </w:del>
      <w:r w:rsidRPr="00B856BD">
        <w:t>:</w:t>
      </w:r>
    </w:p>
    <w:p w:rsidR="008B2951" w:rsidRPr="00BB632D" w:rsidRDefault="008B2951" w:rsidP="007A546D">
      <w:pPr>
        <w:pStyle w:val="BodyText"/>
        <w:spacing w:before="0"/>
        <w:rPr>
          <w:rFonts w:asciiTheme="minorHAnsi" w:hAnsiTheme="minorHAnsi" w:cstheme="minorHAnsi"/>
          <w:sz w:val="10"/>
          <w:szCs w:val="10"/>
        </w:rPr>
      </w:pPr>
    </w:p>
    <w:p w:rsidR="005E5203" w:rsidRPr="00BB632D" w:rsidRDefault="001C0A21" w:rsidP="000E46BA">
      <w:pPr>
        <w:pStyle w:val="Art"/>
        <w:rPr>
          <w:noProof/>
        </w:rPr>
      </w:pPr>
      <w:r w:rsidRPr="00BB632D">
        <w:rPr>
          <w:noProof/>
        </w:rPr>
        <w:drawing>
          <wp:inline distT="0" distB="0" distL="0" distR="0" wp14:anchorId="04A50344" wp14:editId="497AE932">
            <wp:extent cx="2348179" cy="2178410"/>
            <wp:effectExtent l="0" t="0" r="0" b="0"/>
            <wp:docPr id="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9841" cy="2179952"/>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5E5203" w:rsidRPr="00B856BD" w:rsidRDefault="005E5203" w:rsidP="000E46BA">
      <w:r w:rsidRPr="00B856BD">
        <w:t xml:space="preserve">Deployment Tracker </w:t>
      </w:r>
      <w:r w:rsidR="00001EF3" w:rsidRPr="00B856BD">
        <w:t>has the following four sections:</w:t>
      </w:r>
    </w:p>
    <w:p w:rsidR="00EA598C" w:rsidRPr="00B856BD" w:rsidRDefault="005E5203" w:rsidP="000E46BA">
      <w:pPr>
        <w:pStyle w:val="BulletList"/>
      </w:pPr>
      <w:r w:rsidRPr="00B856BD">
        <w:rPr>
          <w:b/>
        </w:rPr>
        <w:t>Configure Deployment Tool</w:t>
      </w:r>
      <w:r w:rsidR="003C7654" w:rsidRPr="00B856BD">
        <w:rPr>
          <w:b/>
        </w:rPr>
        <w:t>:</w:t>
      </w:r>
      <w:r w:rsidR="003C7654" w:rsidRPr="00B856BD">
        <w:t xml:space="preserve"> </w:t>
      </w:r>
      <w:r w:rsidR="00001EF3" w:rsidRPr="00B856BD">
        <w:t>You</w:t>
      </w:r>
      <w:r w:rsidR="003C7654" w:rsidRPr="00B856BD">
        <w:t xml:space="preserve"> can configure multiple TFS instances</w:t>
      </w:r>
      <w:r w:rsidR="00001EF3" w:rsidRPr="00B856BD">
        <w:t xml:space="preserve">, and the </w:t>
      </w:r>
      <w:r w:rsidR="003C7654" w:rsidRPr="00B856BD">
        <w:t>Configure Deployment tool list</w:t>
      </w:r>
      <w:r w:rsidR="00001EF3" w:rsidRPr="00B856BD">
        <w:t>s</w:t>
      </w:r>
      <w:r w:rsidR="003C7654" w:rsidRPr="00B856BD">
        <w:t xml:space="preserve"> all TFS instance</w:t>
      </w:r>
      <w:r w:rsidR="00001EF3" w:rsidRPr="00B856BD">
        <w:t>s</w:t>
      </w:r>
      <w:r w:rsidR="003C7654" w:rsidRPr="00B856BD">
        <w:t xml:space="preserve"> </w:t>
      </w:r>
      <w:r w:rsidR="00001EF3" w:rsidRPr="00B856BD">
        <w:t xml:space="preserve">that you have </w:t>
      </w:r>
      <w:r w:rsidR="003C7654" w:rsidRPr="00B856BD">
        <w:t>saved in</w:t>
      </w:r>
      <w:r w:rsidR="00001EF3" w:rsidRPr="00B856BD">
        <w:t xml:space="preserve"> the</w:t>
      </w:r>
      <w:r w:rsidR="003C7654" w:rsidRPr="00B856BD">
        <w:t xml:space="preserve"> database.</w:t>
      </w:r>
    </w:p>
    <w:p w:rsidR="00447D43" w:rsidRPr="00B856BD" w:rsidRDefault="003C7654" w:rsidP="000E46BA">
      <w:pPr>
        <w:pStyle w:val="BulletList"/>
      </w:pPr>
      <w:r w:rsidRPr="00B856BD">
        <w:rPr>
          <w:b/>
        </w:rPr>
        <w:t>Deploy:</w:t>
      </w:r>
      <w:r w:rsidR="00447D43" w:rsidRPr="00B856BD">
        <w:t xml:space="preserve"> The deployment </w:t>
      </w:r>
      <w:del w:id="91" w:author="Kelly Vomacka (Evergreen Group)" w:date="2012-08-16T12:48:00Z">
        <w:r w:rsidR="00447D43" w:rsidRPr="00B856BD" w:rsidDel="00447D43">
          <w:delText xml:space="preserve"> </w:delText>
        </w:r>
      </w:del>
      <w:r w:rsidR="00447D43" w:rsidRPr="00B856BD">
        <w:t xml:space="preserve">tasks </w:t>
      </w:r>
      <w:del w:id="92" w:author="Kelly Vomacka (Evergreen Group)" w:date="2012-08-16T12:48:00Z">
        <w:r w:rsidR="00447D43" w:rsidRPr="00B856BD" w:rsidDel="00447D43">
          <w:delText xml:space="preserve">comprise </w:delText>
        </w:r>
      </w:del>
      <w:ins w:id="93" w:author="Kelly Vomacka (Evergreen Group)" w:date="2012-08-16T12:48:00Z">
        <w:r w:rsidR="00447D43" w:rsidRPr="00B856BD">
          <w:t>m</w:t>
        </w:r>
      </w:ins>
      <w:ins w:id="94" w:author="Kelly Vomacka (Evergreen Group)" w:date="2012-08-16T12:49:00Z">
        <w:r w:rsidR="00447D43" w:rsidRPr="00B856BD">
          <w:t xml:space="preserve">ake up </w:t>
        </w:r>
      </w:ins>
      <w:r w:rsidR="00447D43" w:rsidRPr="00B856BD">
        <w:t>the core functionality of the application</w:t>
      </w:r>
      <w:ins w:id="95" w:author="Kelly Vomacka (Evergreen Group)" w:date="2012-08-16T12:49:00Z">
        <w:r w:rsidR="00447D43" w:rsidRPr="00B856BD">
          <w:t>,</w:t>
        </w:r>
      </w:ins>
      <w:r w:rsidR="00447D43" w:rsidRPr="00B856BD">
        <w:t xml:space="preserve"> and </w:t>
      </w:r>
      <w:ins w:id="96" w:author="Kelly Vomacka (Evergreen Group)" w:date="2012-08-16T12:49:00Z">
        <w:r w:rsidR="00447D43" w:rsidRPr="00B856BD">
          <w:t xml:space="preserve">they </w:t>
        </w:r>
      </w:ins>
      <w:r w:rsidR="00447D43" w:rsidRPr="00B856BD">
        <w:t>automate</w:t>
      </w:r>
      <w:del w:id="97" w:author="Kelly Vomacka (Evergreen Group)" w:date="2012-08-16T12:49:00Z">
        <w:r w:rsidR="00447D43" w:rsidRPr="00B856BD" w:rsidDel="00447D43">
          <w:delText>s</w:delText>
        </w:r>
      </w:del>
      <w:r w:rsidR="00447D43" w:rsidRPr="00B856BD">
        <w:t xml:space="preserve"> the following:</w:t>
      </w:r>
    </w:p>
    <w:p w:rsidR="003C7654" w:rsidRPr="00B856BD" w:rsidRDefault="003C7654" w:rsidP="000E46BA">
      <w:pPr>
        <w:pStyle w:val="BulletList2"/>
      </w:pPr>
      <w:del w:id="98" w:author="Kelly Vomacka (Evergreen Group)" w:date="2012-08-16T12:49:00Z">
        <w:r w:rsidRPr="00B856BD" w:rsidDel="00447D43">
          <w:lastRenderedPageBreak/>
          <w:delText xml:space="preserve">Get </w:delText>
        </w:r>
      </w:del>
      <w:ins w:id="99" w:author="Kelly Vomacka (Evergreen Group)" w:date="2012-08-16T12:49:00Z">
        <w:r w:rsidR="00447D43" w:rsidRPr="00B856BD">
          <w:t xml:space="preserve">Locate </w:t>
        </w:r>
      </w:ins>
      <w:r w:rsidRPr="00B856BD">
        <w:t xml:space="preserve">the labeled solution for a </w:t>
      </w:r>
      <w:r w:rsidR="006B51E3" w:rsidRPr="00B856BD">
        <w:t xml:space="preserve">specific </w:t>
      </w:r>
      <w:r w:rsidRPr="00B856BD">
        <w:t xml:space="preserve">TFS </w:t>
      </w:r>
      <w:r w:rsidR="006B51E3" w:rsidRPr="00B856BD">
        <w:t>c</w:t>
      </w:r>
      <w:r w:rsidRPr="00B856BD">
        <w:t>onfiguration</w:t>
      </w:r>
    </w:p>
    <w:p w:rsidR="003C7654" w:rsidRPr="00B856BD" w:rsidRDefault="003C7654" w:rsidP="000E46BA">
      <w:pPr>
        <w:pStyle w:val="BulletList2"/>
      </w:pPr>
      <w:r w:rsidRPr="00B856BD">
        <w:t xml:space="preserve">Import </w:t>
      </w:r>
      <w:r w:rsidR="006B51E3" w:rsidRPr="00B856BD">
        <w:t xml:space="preserve">the </w:t>
      </w:r>
      <w:del w:id="100" w:author="Kelly Vomacka (Evergreen Group)" w:date="2012-08-16T12:49:00Z">
        <w:r w:rsidR="006B51E3" w:rsidRPr="00B856BD" w:rsidDel="00447D43">
          <w:delText xml:space="preserve">Windows </w:delText>
        </w:r>
        <w:r w:rsidRPr="00B856BD" w:rsidDel="00447D43">
          <w:delText xml:space="preserve">Azure </w:delText>
        </w:r>
      </w:del>
      <w:r w:rsidR="0082155C">
        <w:t>Publish Settings</w:t>
      </w:r>
      <w:r w:rsidRPr="00B856BD">
        <w:t xml:space="preserve"> file from </w:t>
      </w:r>
      <w:ins w:id="101" w:author="Kelly Vomacka (Evergreen Group)" w:date="2012-08-16T12:49:00Z">
        <w:r w:rsidR="00447D43" w:rsidRPr="00B856BD">
          <w:t xml:space="preserve">the </w:t>
        </w:r>
      </w:ins>
      <w:r w:rsidR="006B51E3" w:rsidRPr="00B856BD">
        <w:t xml:space="preserve">Windows </w:t>
      </w:r>
      <w:r w:rsidRPr="00B856BD">
        <w:t xml:space="preserve">Azure </w:t>
      </w:r>
      <w:r w:rsidR="006B51E3" w:rsidRPr="00B856BD">
        <w:t xml:space="preserve">Management </w:t>
      </w:r>
      <w:r w:rsidRPr="00B856BD">
        <w:t>Portal</w:t>
      </w:r>
      <w:r w:rsidR="006B51E3" w:rsidRPr="00B856BD">
        <w:t>.</w:t>
      </w:r>
    </w:p>
    <w:p w:rsidR="003C7654" w:rsidRPr="00B856BD" w:rsidRDefault="003C7654" w:rsidP="000E46BA">
      <w:pPr>
        <w:pStyle w:val="BulletList2"/>
      </w:pPr>
      <w:r w:rsidRPr="00B856BD">
        <w:t xml:space="preserve">Manage </w:t>
      </w:r>
      <w:r w:rsidR="006B51E3" w:rsidRPr="00B856BD">
        <w:t xml:space="preserve">the Windows </w:t>
      </w:r>
      <w:r w:rsidRPr="00B856BD">
        <w:t xml:space="preserve">Azure </w:t>
      </w:r>
      <w:r w:rsidR="006B51E3" w:rsidRPr="00B856BD">
        <w:t>s</w:t>
      </w:r>
      <w:r w:rsidRPr="00B856BD">
        <w:t xml:space="preserve">torage </w:t>
      </w:r>
      <w:r w:rsidR="006B51E3" w:rsidRPr="00B856BD">
        <w:t>a</w:t>
      </w:r>
      <w:r w:rsidRPr="00B856BD">
        <w:t xml:space="preserve">ccount and </w:t>
      </w:r>
      <w:r w:rsidR="006B51E3" w:rsidRPr="00B856BD">
        <w:t>h</w:t>
      </w:r>
      <w:r w:rsidRPr="00B856BD">
        <w:t>osted</w:t>
      </w:r>
      <w:r w:rsidR="00900311" w:rsidRPr="00B856BD">
        <w:t xml:space="preserve"> </w:t>
      </w:r>
      <w:r w:rsidR="006B51E3" w:rsidRPr="00B856BD">
        <w:t>s</w:t>
      </w:r>
      <w:r w:rsidRPr="00B856BD">
        <w:t xml:space="preserve">ervice </w:t>
      </w:r>
      <w:r w:rsidR="006B51E3" w:rsidRPr="00B856BD">
        <w:t>c</w:t>
      </w:r>
      <w:r w:rsidRPr="00B856BD">
        <w:t>omponents.</w:t>
      </w:r>
    </w:p>
    <w:p w:rsidR="005E5203" w:rsidRPr="00B856BD" w:rsidRDefault="003C7654" w:rsidP="000E46BA">
      <w:pPr>
        <w:pStyle w:val="BulletList2"/>
      </w:pPr>
      <w:r w:rsidRPr="00B856BD">
        <w:t xml:space="preserve">Compile, </w:t>
      </w:r>
      <w:r w:rsidR="006B51E3" w:rsidRPr="00B856BD">
        <w:t>b</w:t>
      </w:r>
      <w:r w:rsidRPr="00B856BD">
        <w:t>uild</w:t>
      </w:r>
      <w:r w:rsidR="006B51E3" w:rsidRPr="00B856BD">
        <w:t>,</w:t>
      </w:r>
      <w:r w:rsidRPr="00B856BD">
        <w:t xml:space="preserve"> and deploy the packages to </w:t>
      </w:r>
      <w:r w:rsidR="00447D43" w:rsidRPr="00B856BD">
        <w:t xml:space="preserve">the </w:t>
      </w:r>
      <w:r w:rsidRPr="00B856BD">
        <w:t>target environments</w:t>
      </w:r>
      <w:r w:rsidR="00447D43" w:rsidRPr="00B856BD">
        <w:t>.</w:t>
      </w:r>
    </w:p>
    <w:p w:rsidR="002237F4" w:rsidRPr="00B856BD" w:rsidRDefault="003C7654" w:rsidP="002237F4">
      <w:pPr>
        <w:pStyle w:val="BulletList"/>
      </w:pPr>
      <w:r w:rsidRPr="002237F4">
        <w:rPr>
          <w:b/>
        </w:rPr>
        <w:t>Manage Logs:</w:t>
      </w:r>
      <w:r w:rsidRPr="00B856BD">
        <w:t xml:space="preserve"> </w:t>
      </w:r>
      <w:r w:rsidR="00447D43" w:rsidRPr="00B856BD">
        <w:t xml:space="preserve">You can use </w:t>
      </w:r>
      <w:r w:rsidRPr="00B856BD">
        <w:t xml:space="preserve">Manage </w:t>
      </w:r>
      <w:r w:rsidR="006B51E3" w:rsidRPr="00B856BD">
        <w:t>L</w:t>
      </w:r>
      <w:r w:rsidRPr="00B856BD">
        <w:t xml:space="preserve">ogs to view </w:t>
      </w:r>
      <w:r w:rsidR="006B51E3" w:rsidRPr="00B856BD">
        <w:t xml:space="preserve">any </w:t>
      </w:r>
      <w:r w:rsidRPr="00B856BD">
        <w:t>application</w:t>
      </w:r>
      <w:r w:rsidR="006B51E3" w:rsidRPr="00B856BD">
        <w:t>-</w:t>
      </w:r>
      <w:r w:rsidRPr="00B856BD">
        <w:t>level errors, information</w:t>
      </w:r>
      <w:r w:rsidR="006B51E3" w:rsidRPr="00B856BD">
        <w:t>,</w:t>
      </w:r>
      <w:r w:rsidRPr="00B856BD">
        <w:t xml:space="preserve"> and warnings </w:t>
      </w:r>
      <w:r w:rsidR="006B51E3" w:rsidRPr="00B856BD">
        <w:t xml:space="preserve">that arise </w:t>
      </w:r>
      <w:r w:rsidRPr="00B856BD">
        <w:t xml:space="preserve">during </w:t>
      </w:r>
      <w:r w:rsidR="006B51E3" w:rsidRPr="00B856BD">
        <w:t xml:space="preserve">the </w:t>
      </w:r>
      <w:r w:rsidRPr="00B856BD">
        <w:t>deployment.</w:t>
      </w:r>
      <w:r w:rsidR="002237F4" w:rsidRPr="002237F4">
        <w:t xml:space="preserve"> </w:t>
      </w:r>
    </w:p>
    <w:p w:rsidR="002237F4" w:rsidRPr="00B856BD" w:rsidRDefault="003C7654" w:rsidP="002237F4">
      <w:pPr>
        <w:pStyle w:val="BulletList"/>
      </w:pPr>
      <w:r w:rsidRPr="002237F4">
        <w:rPr>
          <w:b/>
        </w:rPr>
        <w:t>Reports:</w:t>
      </w:r>
      <w:r w:rsidRPr="00B856BD">
        <w:t xml:space="preserve"> Reports track</w:t>
      </w:r>
      <w:r w:rsidR="00447D43" w:rsidRPr="00B856BD">
        <w:t>s</w:t>
      </w:r>
      <w:r w:rsidRPr="00B856BD">
        <w:t xml:space="preserve"> </w:t>
      </w:r>
      <w:r w:rsidR="006B51E3" w:rsidRPr="00B856BD">
        <w:t xml:space="preserve">of </w:t>
      </w:r>
      <w:r w:rsidRPr="00B856BD">
        <w:t xml:space="preserve">all </w:t>
      </w:r>
      <w:r w:rsidR="006B51E3" w:rsidRPr="00B856BD">
        <w:t xml:space="preserve">of </w:t>
      </w:r>
      <w:r w:rsidRPr="00B856BD">
        <w:t>the successful</w:t>
      </w:r>
      <w:r w:rsidR="006B51E3" w:rsidRPr="00B856BD">
        <w:t xml:space="preserve"> and </w:t>
      </w:r>
      <w:r w:rsidRPr="00B856BD">
        <w:t>failed application deployment</w:t>
      </w:r>
      <w:r w:rsidR="006B51E3" w:rsidRPr="00B856BD">
        <w:t>s</w:t>
      </w:r>
      <w:r w:rsidRPr="00B856BD">
        <w:t xml:space="preserve"> </w:t>
      </w:r>
      <w:r w:rsidR="006B51E3" w:rsidRPr="00B856BD">
        <w:t>that you make</w:t>
      </w:r>
      <w:r w:rsidR="00447D43" w:rsidRPr="00B856BD">
        <w:t xml:space="preserve"> with Deployment Tracker.</w:t>
      </w:r>
      <w:r w:rsidR="0082155C">
        <w:t xml:space="preserve"> </w:t>
      </w:r>
      <w:r w:rsidR="00447D43" w:rsidRPr="00B856BD">
        <w:t xml:space="preserve">It records </w:t>
      </w:r>
      <w:r w:rsidR="006B51E3" w:rsidRPr="00B856BD">
        <w:t xml:space="preserve">the </w:t>
      </w:r>
      <w:r w:rsidRPr="00B856BD">
        <w:t xml:space="preserve">status of </w:t>
      </w:r>
      <w:r w:rsidR="006B51E3" w:rsidRPr="00B856BD">
        <w:t xml:space="preserve">the </w:t>
      </w:r>
      <w:r w:rsidRPr="00B856BD">
        <w:t xml:space="preserve">deployment (Failed, Deployed, Rollback, </w:t>
      </w:r>
      <w:r w:rsidR="00447D43" w:rsidRPr="00B856BD">
        <w:t xml:space="preserve">or </w:t>
      </w:r>
      <w:r w:rsidRPr="00B856BD">
        <w:t xml:space="preserve">Deploying), </w:t>
      </w:r>
      <w:r w:rsidR="006B51E3" w:rsidRPr="00B856BD">
        <w:t>the</w:t>
      </w:r>
      <w:r w:rsidR="00447D43" w:rsidRPr="00B856BD">
        <w:t xml:space="preserve"> target</w:t>
      </w:r>
      <w:r w:rsidR="006B51E3" w:rsidRPr="00B856BD">
        <w:t xml:space="preserve"> e</w:t>
      </w:r>
      <w:r w:rsidRPr="00B856BD">
        <w:t xml:space="preserve">nvironment (Staging, Production), </w:t>
      </w:r>
      <w:r w:rsidR="006B51E3" w:rsidRPr="00B856BD">
        <w:t>the t</w:t>
      </w:r>
      <w:r w:rsidRPr="00B856BD">
        <w:t xml:space="preserve">imestamp, </w:t>
      </w:r>
      <w:r w:rsidR="006B51E3" w:rsidRPr="00B856BD">
        <w:t xml:space="preserve">and the </w:t>
      </w:r>
      <w:r w:rsidRPr="00B856BD">
        <w:t xml:space="preserve">name </w:t>
      </w:r>
      <w:r w:rsidR="006B51E3" w:rsidRPr="00B856BD">
        <w:t xml:space="preserve">of the person </w:t>
      </w:r>
      <w:r w:rsidRPr="00B856BD">
        <w:t xml:space="preserve">who </w:t>
      </w:r>
      <w:r w:rsidR="006B51E3" w:rsidRPr="00B856BD">
        <w:t xml:space="preserve">deployed </w:t>
      </w:r>
      <w:r w:rsidRPr="00B856BD">
        <w:t>the application.</w:t>
      </w:r>
      <w:r w:rsidR="002237F4" w:rsidRPr="002237F4">
        <w:t xml:space="preserve"> </w:t>
      </w:r>
    </w:p>
    <w:p w:rsidR="002237F4" w:rsidRPr="00B856BD" w:rsidRDefault="006B51E3" w:rsidP="002237F4">
      <w:pPr>
        <w:pStyle w:val="ListParagraph"/>
        <w:ind w:left="1080"/>
      </w:pPr>
      <w:r w:rsidRPr="00B856BD">
        <w:t xml:space="preserve">You can use </w:t>
      </w:r>
      <w:r w:rsidR="003C28E4" w:rsidRPr="00B856BD">
        <w:t xml:space="preserve">Reports to filter the data by </w:t>
      </w:r>
      <w:r w:rsidRPr="00B856BD">
        <w:t>Date Range</w:t>
      </w:r>
      <w:r w:rsidR="003C28E4" w:rsidRPr="00B856BD">
        <w:t xml:space="preserve">, </w:t>
      </w:r>
      <w:r w:rsidRPr="00B856BD">
        <w:t>Environment that the application is deployed to</w:t>
      </w:r>
      <w:r w:rsidR="003C28E4" w:rsidRPr="00B856BD">
        <w:t xml:space="preserve">, </w:t>
      </w:r>
      <w:r w:rsidRPr="00B856BD">
        <w:t xml:space="preserve">Status </w:t>
      </w:r>
      <w:r w:rsidR="003C28E4" w:rsidRPr="00B856BD">
        <w:t xml:space="preserve">(Deployed, Failed, Deploying, </w:t>
      </w:r>
      <w:r w:rsidR="00447D43" w:rsidRPr="00B856BD">
        <w:t xml:space="preserve">or </w:t>
      </w:r>
      <w:r w:rsidR="003C28E4" w:rsidRPr="00B856BD">
        <w:t xml:space="preserve">Rollback), </w:t>
      </w:r>
      <w:r w:rsidRPr="00B856BD">
        <w:t>who the deployment was Performed By,</w:t>
      </w:r>
      <w:r w:rsidR="003C28E4" w:rsidRPr="00B856BD">
        <w:t xml:space="preserve"> and </w:t>
      </w:r>
      <w:r w:rsidRPr="00B856BD">
        <w:t>the Application Name</w:t>
      </w:r>
      <w:r w:rsidR="003C28E4" w:rsidRPr="00B856BD">
        <w:t>.</w:t>
      </w:r>
      <w:r w:rsidR="002237F4" w:rsidRPr="002237F4">
        <w:t xml:space="preserve"> </w:t>
      </w:r>
    </w:p>
    <w:p w:rsidR="002237F4" w:rsidRPr="00B856BD" w:rsidRDefault="003E2ABE" w:rsidP="002237F4">
      <w:pPr>
        <w:pStyle w:val="ListParagraph"/>
        <w:ind w:left="1080"/>
      </w:pPr>
      <w:proofErr w:type="gramStart"/>
      <w:r w:rsidRPr="00B856BD">
        <w:t xml:space="preserve">Reports </w:t>
      </w:r>
      <w:r w:rsidR="00447D43" w:rsidRPr="00B856BD">
        <w:t>also includes</w:t>
      </w:r>
      <w:proofErr w:type="gramEnd"/>
      <w:r w:rsidR="00447D43" w:rsidRPr="00B856BD">
        <w:t xml:space="preserve"> </w:t>
      </w:r>
      <w:r w:rsidR="006B51E3" w:rsidRPr="00B856BD">
        <w:t>a r</w:t>
      </w:r>
      <w:r w:rsidRPr="00B856BD">
        <w:t xml:space="preserve">ollback mechanism, which </w:t>
      </w:r>
      <w:r w:rsidR="006B51E3" w:rsidRPr="00B856BD">
        <w:t xml:space="preserve">you can use </w:t>
      </w:r>
      <w:r w:rsidRPr="00B856BD">
        <w:t>to roll</w:t>
      </w:r>
      <w:r w:rsidR="006B51E3" w:rsidRPr="00B856BD">
        <w:t xml:space="preserve"> </w:t>
      </w:r>
      <w:r w:rsidRPr="00B856BD">
        <w:t xml:space="preserve">back </w:t>
      </w:r>
      <w:r w:rsidR="00447D43" w:rsidRPr="00B856BD">
        <w:t xml:space="preserve">an application that is running in the cloud </w:t>
      </w:r>
      <w:r w:rsidRPr="00B856BD">
        <w:t xml:space="preserve">to </w:t>
      </w:r>
      <w:r w:rsidR="006B51E3" w:rsidRPr="00B856BD">
        <w:t xml:space="preserve">the </w:t>
      </w:r>
      <w:r w:rsidRPr="00B856BD">
        <w:t>last successfully deploy</w:t>
      </w:r>
      <w:r w:rsidR="006B51E3" w:rsidRPr="00B856BD">
        <w:t>ed</w:t>
      </w:r>
      <w:r w:rsidRPr="00B856BD">
        <w:t xml:space="preserve"> version.</w:t>
      </w:r>
      <w:r w:rsidR="002237F4" w:rsidRPr="002237F4">
        <w:t xml:space="preserve"> </w:t>
      </w:r>
    </w:p>
    <w:p w:rsidR="00447D43" w:rsidRPr="002237F4" w:rsidRDefault="00447D43" w:rsidP="002237F4"/>
    <w:p w:rsidR="00346087" w:rsidRPr="00BB632D" w:rsidRDefault="00346087" w:rsidP="002237F4">
      <w:pPr>
        <w:pStyle w:val="Heading2"/>
      </w:pPr>
      <w:bookmarkStart w:id="102" w:name="_Toc332297659"/>
      <w:bookmarkStart w:id="103" w:name="_Toc332297704"/>
      <w:bookmarkStart w:id="104" w:name="_Toc332297802"/>
      <w:bookmarkStart w:id="105" w:name="_Toc332453357"/>
      <w:bookmarkStart w:id="106" w:name="_Toc332453416"/>
      <w:bookmarkStart w:id="107" w:name="_Toc330570074"/>
      <w:bookmarkStart w:id="108" w:name="_Toc330571220"/>
      <w:bookmarkStart w:id="109" w:name="_Toc330572436"/>
      <w:bookmarkStart w:id="110" w:name="_Toc330570075"/>
      <w:bookmarkStart w:id="111" w:name="_Toc330571221"/>
      <w:bookmarkStart w:id="112" w:name="_Toc330572437"/>
      <w:bookmarkStart w:id="113" w:name="_Toc330570076"/>
      <w:bookmarkStart w:id="114" w:name="_Toc330571222"/>
      <w:bookmarkStart w:id="115" w:name="_Toc330572438"/>
      <w:bookmarkStart w:id="116" w:name="_Toc330570077"/>
      <w:bookmarkStart w:id="117" w:name="_Toc330571223"/>
      <w:bookmarkStart w:id="118" w:name="_Toc330572439"/>
      <w:bookmarkStart w:id="119" w:name="_Toc330570078"/>
      <w:bookmarkStart w:id="120" w:name="_Toc330571224"/>
      <w:bookmarkStart w:id="121" w:name="_Toc330572440"/>
      <w:bookmarkStart w:id="122" w:name="_Toc330570079"/>
      <w:bookmarkStart w:id="123" w:name="_Toc330571225"/>
      <w:bookmarkStart w:id="124" w:name="_Toc330572441"/>
      <w:bookmarkStart w:id="125" w:name="_Toc330570080"/>
      <w:bookmarkStart w:id="126" w:name="_Toc330571226"/>
      <w:bookmarkStart w:id="127" w:name="_Toc330572442"/>
      <w:bookmarkStart w:id="128" w:name="_Toc330570081"/>
      <w:bookmarkStart w:id="129" w:name="_Toc330571227"/>
      <w:bookmarkStart w:id="130" w:name="_Toc330572443"/>
      <w:bookmarkStart w:id="131" w:name="_Toc330570082"/>
      <w:bookmarkStart w:id="132" w:name="_Toc330571228"/>
      <w:bookmarkStart w:id="133" w:name="_Toc330572444"/>
      <w:bookmarkStart w:id="134" w:name="_Toc330570083"/>
      <w:bookmarkStart w:id="135" w:name="_Toc330571229"/>
      <w:bookmarkStart w:id="136" w:name="_Toc330572445"/>
      <w:bookmarkStart w:id="137" w:name="_Toc330570084"/>
      <w:bookmarkStart w:id="138" w:name="_Toc330571230"/>
      <w:bookmarkStart w:id="139" w:name="_Toc330572446"/>
      <w:bookmarkStart w:id="140" w:name="_Toc330570085"/>
      <w:bookmarkStart w:id="141" w:name="_Toc330571231"/>
      <w:bookmarkStart w:id="142" w:name="_Toc330572447"/>
      <w:bookmarkStart w:id="143" w:name="_Toc330570086"/>
      <w:bookmarkStart w:id="144" w:name="_Toc330571232"/>
      <w:bookmarkStart w:id="145" w:name="_Toc330572448"/>
      <w:bookmarkStart w:id="146" w:name="_Toc330570087"/>
      <w:bookmarkStart w:id="147" w:name="_Toc330571233"/>
      <w:bookmarkStart w:id="148" w:name="_Toc330572449"/>
      <w:bookmarkStart w:id="149" w:name="_Toc330570088"/>
      <w:bookmarkStart w:id="150" w:name="_Toc330571234"/>
      <w:bookmarkStart w:id="151" w:name="_Toc330572450"/>
      <w:bookmarkStart w:id="152" w:name="_Toc330570089"/>
      <w:bookmarkStart w:id="153" w:name="_Toc330571235"/>
      <w:bookmarkStart w:id="154" w:name="_Toc330572451"/>
      <w:bookmarkStart w:id="155" w:name="_Toc330570090"/>
      <w:bookmarkStart w:id="156" w:name="_Toc330571236"/>
      <w:bookmarkStart w:id="157" w:name="_Toc330572452"/>
      <w:bookmarkStart w:id="158" w:name="_Toc330570091"/>
      <w:bookmarkStart w:id="159" w:name="_Toc330571237"/>
      <w:bookmarkStart w:id="160" w:name="_Toc330572453"/>
      <w:bookmarkStart w:id="161" w:name="_Toc330570092"/>
      <w:bookmarkStart w:id="162" w:name="_Toc330571238"/>
      <w:bookmarkStart w:id="163" w:name="_Toc330572454"/>
      <w:bookmarkStart w:id="164" w:name="_Toc330570093"/>
      <w:bookmarkStart w:id="165" w:name="_Toc330571239"/>
      <w:bookmarkStart w:id="166" w:name="_Toc330572455"/>
      <w:bookmarkStart w:id="167" w:name="_Toc330570094"/>
      <w:bookmarkStart w:id="168" w:name="_Toc330571240"/>
      <w:bookmarkStart w:id="169" w:name="_Toc330572456"/>
      <w:bookmarkStart w:id="170" w:name="_Toc330570095"/>
      <w:bookmarkStart w:id="171" w:name="_Toc330571241"/>
      <w:bookmarkStart w:id="172" w:name="_Toc330572457"/>
      <w:bookmarkStart w:id="173" w:name="_Toc330570096"/>
      <w:bookmarkStart w:id="174" w:name="_Toc330571242"/>
      <w:bookmarkStart w:id="175" w:name="_Toc330572458"/>
      <w:bookmarkStart w:id="176" w:name="_Toc330570097"/>
      <w:bookmarkStart w:id="177" w:name="_Toc330571243"/>
      <w:bookmarkStart w:id="178" w:name="_Toc330572459"/>
      <w:bookmarkStart w:id="179" w:name="_Toc330570098"/>
      <w:bookmarkStart w:id="180" w:name="_Toc330571244"/>
      <w:bookmarkStart w:id="181" w:name="_Toc330572460"/>
      <w:bookmarkStart w:id="182" w:name="_Toc330570099"/>
      <w:bookmarkStart w:id="183" w:name="_Toc330571245"/>
      <w:bookmarkStart w:id="184" w:name="_Toc330572461"/>
      <w:bookmarkStart w:id="185" w:name="_Toc330570100"/>
      <w:bookmarkStart w:id="186" w:name="_Toc330571246"/>
      <w:bookmarkStart w:id="187" w:name="_Toc330572462"/>
      <w:bookmarkStart w:id="188" w:name="_Toc330570101"/>
      <w:bookmarkStart w:id="189" w:name="_Toc330571247"/>
      <w:bookmarkStart w:id="190" w:name="_Toc330572463"/>
      <w:bookmarkStart w:id="191" w:name="_Toc330570102"/>
      <w:bookmarkStart w:id="192" w:name="_Toc330571248"/>
      <w:bookmarkStart w:id="193" w:name="_Toc330572464"/>
      <w:bookmarkStart w:id="194" w:name="_Toc330570103"/>
      <w:bookmarkStart w:id="195" w:name="_Toc330571249"/>
      <w:bookmarkStart w:id="196" w:name="_Toc330572465"/>
      <w:bookmarkStart w:id="197" w:name="_Toc330570104"/>
      <w:bookmarkStart w:id="198" w:name="_Toc330571250"/>
      <w:bookmarkStart w:id="199" w:name="_Toc330572466"/>
      <w:bookmarkStart w:id="200" w:name="_Toc330570105"/>
      <w:bookmarkStart w:id="201" w:name="_Toc330571251"/>
      <w:bookmarkStart w:id="202" w:name="_Toc330572467"/>
      <w:bookmarkStart w:id="203" w:name="_Toc330570106"/>
      <w:bookmarkStart w:id="204" w:name="_Toc330571252"/>
      <w:bookmarkStart w:id="205" w:name="_Toc330572468"/>
      <w:bookmarkStart w:id="206" w:name="_Toc330570107"/>
      <w:bookmarkStart w:id="207" w:name="_Toc330571253"/>
      <w:bookmarkStart w:id="208" w:name="_Toc330572469"/>
      <w:bookmarkStart w:id="209" w:name="_Toc330570108"/>
      <w:bookmarkStart w:id="210" w:name="_Toc330571254"/>
      <w:bookmarkStart w:id="211" w:name="_Toc330572470"/>
      <w:bookmarkStart w:id="212" w:name="_Toc330570109"/>
      <w:bookmarkStart w:id="213" w:name="_Toc330571255"/>
      <w:bookmarkStart w:id="214" w:name="_Toc330572471"/>
      <w:bookmarkStart w:id="215" w:name="_Toc330570110"/>
      <w:bookmarkStart w:id="216" w:name="_Toc330571256"/>
      <w:bookmarkStart w:id="217" w:name="_Toc330572472"/>
      <w:bookmarkStart w:id="218" w:name="_Toc330570111"/>
      <w:bookmarkStart w:id="219" w:name="_Toc330571257"/>
      <w:bookmarkStart w:id="220" w:name="_Toc330572473"/>
      <w:bookmarkStart w:id="221" w:name="_Toc330570112"/>
      <w:bookmarkStart w:id="222" w:name="_Toc330571258"/>
      <w:bookmarkStart w:id="223" w:name="_Toc330572474"/>
      <w:bookmarkStart w:id="224" w:name="_Toc330570113"/>
      <w:bookmarkStart w:id="225" w:name="_Toc330571259"/>
      <w:bookmarkStart w:id="226" w:name="_Toc330572475"/>
      <w:bookmarkStart w:id="227" w:name="_Toc330570114"/>
      <w:bookmarkStart w:id="228" w:name="_Toc330571260"/>
      <w:bookmarkStart w:id="229" w:name="_Toc330572476"/>
      <w:bookmarkStart w:id="230" w:name="_Toc330570115"/>
      <w:bookmarkStart w:id="231" w:name="_Toc330571261"/>
      <w:bookmarkStart w:id="232" w:name="_Toc330572477"/>
      <w:bookmarkStart w:id="233" w:name="_Toc330570116"/>
      <w:bookmarkStart w:id="234" w:name="_Toc330571262"/>
      <w:bookmarkStart w:id="235" w:name="_Toc330572478"/>
      <w:bookmarkStart w:id="236" w:name="_Toc330570117"/>
      <w:bookmarkStart w:id="237" w:name="_Toc330571263"/>
      <w:bookmarkStart w:id="238" w:name="_Toc330572479"/>
      <w:bookmarkStart w:id="239" w:name="_Toc330570118"/>
      <w:bookmarkStart w:id="240" w:name="_Toc330571264"/>
      <w:bookmarkStart w:id="241" w:name="_Toc330572480"/>
      <w:bookmarkStart w:id="242" w:name="_Toc330570119"/>
      <w:bookmarkStart w:id="243" w:name="_Toc330571265"/>
      <w:bookmarkStart w:id="244" w:name="_Toc330572481"/>
      <w:bookmarkStart w:id="245" w:name="_Toc330570120"/>
      <w:bookmarkStart w:id="246" w:name="_Toc330571266"/>
      <w:bookmarkStart w:id="247" w:name="_Toc330572482"/>
      <w:bookmarkStart w:id="248" w:name="_Toc330570121"/>
      <w:bookmarkStart w:id="249" w:name="_Toc330571267"/>
      <w:bookmarkStart w:id="250" w:name="_Toc330572483"/>
      <w:bookmarkStart w:id="251" w:name="_Toc330570122"/>
      <w:bookmarkStart w:id="252" w:name="_Toc330571268"/>
      <w:bookmarkStart w:id="253" w:name="_Toc330572484"/>
      <w:bookmarkStart w:id="254" w:name="_Toc330570123"/>
      <w:bookmarkStart w:id="255" w:name="_Toc330571269"/>
      <w:bookmarkStart w:id="256" w:name="_Toc330572485"/>
      <w:bookmarkStart w:id="257" w:name="_Toc330570124"/>
      <w:bookmarkStart w:id="258" w:name="_Toc330571270"/>
      <w:bookmarkStart w:id="259" w:name="_Toc330572486"/>
      <w:bookmarkStart w:id="260" w:name="_Toc330570125"/>
      <w:bookmarkStart w:id="261" w:name="_Toc330571271"/>
      <w:bookmarkStart w:id="262" w:name="_Toc330572487"/>
      <w:bookmarkStart w:id="263" w:name="_Toc330570126"/>
      <w:bookmarkStart w:id="264" w:name="_Toc330571272"/>
      <w:bookmarkStart w:id="265" w:name="_Toc330572488"/>
      <w:bookmarkStart w:id="266" w:name="_Toc330570127"/>
      <w:bookmarkStart w:id="267" w:name="_Toc330571273"/>
      <w:bookmarkStart w:id="268" w:name="_Toc330572489"/>
      <w:bookmarkStart w:id="269" w:name="_Toc330570128"/>
      <w:bookmarkStart w:id="270" w:name="_Toc330571274"/>
      <w:bookmarkStart w:id="271" w:name="_Toc330572490"/>
      <w:bookmarkStart w:id="272" w:name="_Toc330570129"/>
      <w:bookmarkStart w:id="273" w:name="_Toc330571275"/>
      <w:bookmarkStart w:id="274" w:name="_Toc330572491"/>
      <w:bookmarkStart w:id="275" w:name="_Toc330570130"/>
      <w:bookmarkStart w:id="276" w:name="_Toc330571276"/>
      <w:bookmarkStart w:id="277" w:name="_Toc330572492"/>
      <w:bookmarkStart w:id="278" w:name="_Toc330570131"/>
      <w:bookmarkStart w:id="279" w:name="_Toc330571277"/>
      <w:bookmarkStart w:id="280" w:name="_Toc330572493"/>
      <w:bookmarkStart w:id="281" w:name="_Toc330570132"/>
      <w:bookmarkStart w:id="282" w:name="_Toc330571278"/>
      <w:bookmarkStart w:id="283" w:name="_Toc330572494"/>
      <w:bookmarkStart w:id="284" w:name="_Toc330570133"/>
      <w:bookmarkStart w:id="285" w:name="_Toc330571279"/>
      <w:bookmarkStart w:id="286" w:name="_Toc330572495"/>
      <w:bookmarkStart w:id="287" w:name="_Toc330570134"/>
      <w:bookmarkStart w:id="288" w:name="_Toc330571280"/>
      <w:bookmarkStart w:id="289" w:name="_Toc330572496"/>
      <w:bookmarkStart w:id="290" w:name="_Toc330570135"/>
      <w:bookmarkStart w:id="291" w:name="_Toc330571281"/>
      <w:bookmarkStart w:id="292" w:name="_Toc330572497"/>
      <w:bookmarkStart w:id="293" w:name="_Toc330570136"/>
      <w:bookmarkStart w:id="294" w:name="_Toc330571282"/>
      <w:bookmarkStart w:id="295" w:name="_Toc330572498"/>
      <w:bookmarkStart w:id="296" w:name="_Toc330570137"/>
      <w:bookmarkStart w:id="297" w:name="_Toc330571283"/>
      <w:bookmarkStart w:id="298" w:name="_Toc330572499"/>
      <w:bookmarkStart w:id="299" w:name="_Toc330570138"/>
      <w:bookmarkStart w:id="300" w:name="_Toc330571284"/>
      <w:bookmarkStart w:id="301" w:name="_Toc330572500"/>
      <w:bookmarkStart w:id="302" w:name="_Toc330570139"/>
      <w:bookmarkStart w:id="303" w:name="_Toc330571285"/>
      <w:bookmarkStart w:id="304" w:name="_Toc330572501"/>
      <w:bookmarkStart w:id="305" w:name="_Toc330570140"/>
      <w:bookmarkStart w:id="306" w:name="_Toc330571286"/>
      <w:bookmarkStart w:id="307" w:name="_Toc330572502"/>
      <w:bookmarkStart w:id="308" w:name="_Toc330570141"/>
      <w:bookmarkStart w:id="309" w:name="_Toc330571287"/>
      <w:bookmarkStart w:id="310" w:name="_Toc330572503"/>
      <w:bookmarkStart w:id="311" w:name="_Toc330570142"/>
      <w:bookmarkStart w:id="312" w:name="_Toc330571288"/>
      <w:bookmarkStart w:id="313" w:name="_Toc330572504"/>
      <w:bookmarkStart w:id="314" w:name="_Toc330570143"/>
      <w:bookmarkStart w:id="315" w:name="_Toc330571289"/>
      <w:bookmarkStart w:id="316" w:name="_Toc330572505"/>
      <w:bookmarkStart w:id="317" w:name="_Toc330570144"/>
      <w:bookmarkStart w:id="318" w:name="_Toc330571290"/>
      <w:bookmarkStart w:id="319" w:name="_Toc330572506"/>
      <w:bookmarkStart w:id="320" w:name="_Toc330570145"/>
      <w:bookmarkStart w:id="321" w:name="_Toc330571291"/>
      <w:bookmarkStart w:id="322" w:name="_Toc330572507"/>
      <w:bookmarkStart w:id="323" w:name="_Toc330570146"/>
      <w:bookmarkStart w:id="324" w:name="_Toc330571292"/>
      <w:bookmarkStart w:id="325" w:name="_Toc330572508"/>
      <w:bookmarkStart w:id="326" w:name="_Toc330570147"/>
      <w:bookmarkStart w:id="327" w:name="_Toc330571293"/>
      <w:bookmarkStart w:id="328" w:name="_Toc330572509"/>
      <w:bookmarkStart w:id="329" w:name="_Toc330570148"/>
      <w:bookmarkStart w:id="330" w:name="_Toc330571294"/>
      <w:bookmarkStart w:id="331" w:name="_Toc330572510"/>
      <w:bookmarkStart w:id="332" w:name="_Toc330570149"/>
      <w:bookmarkStart w:id="333" w:name="_Toc330571295"/>
      <w:bookmarkStart w:id="334" w:name="_Toc330572511"/>
      <w:bookmarkStart w:id="335" w:name="_Toc330570150"/>
      <w:bookmarkStart w:id="336" w:name="_Toc330571296"/>
      <w:bookmarkStart w:id="337" w:name="_Toc330572512"/>
      <w:bookmarkStart w:id="338" w:name="_Toc330570151"/>
      <w:bookmarkStart w:id="339" w:name="_Toc330571297"/>
      <w:bookmarkStart w:id="340" w:name="_Toc330572513"/>
      <w:bookmarkStart w:id="341" w:name="_Toc330570152"/>
      <w:bookmarkStart w:id="342" w:name="_Toc330571298"/>
      <w:bookmarkStart w:id="343" w:name="_Toc330572514"/>
      <w:bookmarkStart w:id="344" w:name="_Toc330570153"/>
      <w:bookmarkStart w:id="345" w:name="_Toc330571299"/>
      <w:bookmarkStart w:id="346" w:name="_Toc330572515"/>
      <w:bookmarkStart w:id="347" w:name="_Toc330570154"/>
      <w:bookmarkStart w:id="348" w:name="_Toc330571300"/>
      <w:bookmarkStart w:id="349" w:name="_Toc330572516"/>
      <w:bookmarkStart w:id="350" w:name="_Toc330570155"/>
      <w:bookmarkStart w:id="351" w:name="_Toc330571301"/>
      <w:bookmarkStart w:id="352" w:name="_Toc330572517"/>
      <w:bookmarkStart w:id="353" w:name="_Toc330570156"/>
      <w:bookmarkStart w:id="354" w:name="_Toc330571302"/>
      <w:bookmarkStart w:id="355" w:name="_Toc330572518"/>
      <w:bookmarkStart w:id="356" w:name="_Toc330570157"/>
      <w:bookmarkStart w:id="357" w:name="_Toc330571303"/>
      <w:bookmarkStart w:id="358" w:name="_Toc330572519"/>
      <w:bookmarkStart w:id="359" w:name="_Toc330570158"/>
      <w:bookmarkStart w:id="360" w:name="_Toc330571304"/>
      <w:bookmarkStart w:id="361" w:name="_Toc330572520"/>
      <w:bookmarkStart w:id="362" w:name="_Toc330570159"/>
      <w:bookmarkStart w:id="363" w:name="_Toc330571305"/>
      <w:bookmarkStart w:id="364" w:name="_Toc330572521"/>
      <w:bookmarkStart w:id="365" w:name="_Toc330570160"/>
      <w:bookmarkStart w:id="366" w:name="_Toc330571306"/>
      <w:bookmarkStart w:id="367" w:name="_Toc330572522"/>
      <w:bookmarkStart w:id="368" w:name="_Toc330570161"/>
      <w:bookmarkStart w:id="369" w:name="_Toc330571307"/>
      <w:bookmarkStart w:id="370" w:name="_Toc330572523"/>
      <w:bookmarkStart w:id="371" w:name="_Toc330570162"/>
      <w:bookmarkStart w:id="372" w:name="_Toc330571308"/>
      <w:bookmarkStart w:id="373" w:name="_Toc330572524"/>
      <w:bookmarkStart w:id="374" w:name="_Toc330570163"/>
      <w:bookmarkStart w:id="375" w:name="_Toc330571309"/>
      <w:bookmarkStart w:id="376" w:name="_Toc330572525"/>
      <w:bookmarkStart w:id="377" w:name="_Toc330570164"/>
      <w:bookmarkStart w:id="378" w:name="_Toc330571310"/>
      <w:bookmarkStart w:id="379" w:name="_Toc330572526"/>
      <w:bookmarkStart w:id="380" w:name="_Toc330570165"/>
      <w:bookmarkStart w:id="381" w:name="_Toc330571311"/>
      <w:bookmarkStart w:id="382" w:name="_Toc330572527"/>
      <w:bookmarkStart w:id="383" w:name="_Toc330570166"/>
      <w:bookmarkStart w:id="384" w:name="_Toc330571312"/>
      <w:bookmarkStart w:id="385" w:name="_Toc330572528"/>
      <w:bookmarkStart w:id="386" w:name="_Toc330570167"/>
      <w:bookmarkStart w:id="387" w:name="_Toc330571313"/>
      <w:bookmarkStart w:id="388" w:name="_Toc330572529"/>
      <w:bookmarkStart w:id="389" w:name="_Toc330570168"/>
      <w:bookmarkStart w:id="390" w:name="_Toc330571314"/>
      <w:bookmarkStart w:id="391" w:name="_Toc330572530"/>
      <w:bookmarkStart w:id="392" w:name="_Toc330570169"/>
      <w:bookmarkStart w:id="393" w:name="_Toc330571315"/>
      <w:bookmarkStart w:id="394" w:name="_Toc330572531"/>
      <w:bookmarkStart w:id="395" w:name="_Toc330570170"/>
      <w:bookmarkStart w:id="396" w:name="_Toc330571316"/>
      <w:bookmarkStart w:id="397" w:name="_Toc330572532"/>
      <w:bookmarkStart w:id="398" w:name="_Toc330570171"/>
      <w:bookmarkStart w:id="399" w:name="_Toc330571317"/>
      <w:bookmarkStart w:id="400" w:name="_Toc330572533"/>
      <w:bookmarkStart w:id="401" w:name="_Toc330570172"/>
      <w:bookmarkStart w:id="402" w:name="_Toc330571318"/>
      <w:bookmarkStart w:id="403" w:name="_Toc330572534"/>
      <w:bookmarkStart w:id="404" w:name="_Toc330570173"/>
      <w:bookmarkStart w:id="405" w:name="_Toc330571319"/>
      <w:bookmarkStart w:id="406" w:name="_Toc330572535"/>
      <w:bookmarkStart w:id="407" w:name="_Toc330570174"/>
      <w:bookmarkStart w:id="408" w:name="_Toc330571320"/>
      <w:bookmarkStart w:id="409" w:name="_Toc330572536"/>
      <w:bookmarkStart w:id="410" w:name="_Toc330570175"/>
      <w:bookmarkStart w:id="411" w:name="_Toc330571321"/>
      <w:bookmarkStart w:id="412" w:name="_Toc330572537"/>
      <w:bookmarkStart w:id="413" w:name="_Toc330570176"/>
      <w:bookmarkStart w:id="414" w:name="_Toc330571322"/>
      <w:bookmarkStart w:id="415" w:name="_Toc330572538"/>
      <w:bookmarkStart w:id="416" w:name="_Toc330570177"/>
      <w:bookmarkStart w:id="417" w:name="_Toc330571323"/>
      <w:bookmarkStart w:id="418" w:name="_Toc330572539"/>
      <w:bookmarkStart w:id="419" w:name="_Toc330570178"/>
      <w:bookmarkStart w:id="420" w:name="_Toc330571324"/>
      <w:bookmarkStart w:id="421" w:name="_Toc330572540"/>
      <w:bookmarkStart w:id="422" w:name="_Toc330570179"/>
      <w:bookmarkStart w:id="423" w:name="_Toc330571325"/>
      <w:bookmarkStart w:id="424" w:name="_Toc330572541"/>
      <w:bookmarkStart w:id="425" w:name="_Toc330570180"/>
      <w:bookmarkStart w:id="426" w:name="_Toc330571326"/>
      <w:bookmarkStart w:id="427" w:name="_Toc330572542"/>
      <w:bookmarkStart w:id="428" w:name="_Toc330570181"/>
      <w:bookmarkStart w:id="429" w:name="_Toc330571327"/>
      <w:bookmarkStart w:id="430" w:name="_Toc330572543"/>
      <w:bookmarkStart w:id="431" w:name="_Toc330570182"/>
      <w:bookmarkStart w:id="432" w:name="_Toc330571328"/>
      <w:bookmarkStart w:id="433" w:name="_Toc330572544"/>
      <w:bookmarkStart w:id="434" w:name="_Toc330570183"/>
      <w:bookmarkStart w:id="435" w:name="_Toc330571329"/>
      <w:bookmarkStart w:id="436" w:name="_Toc330572545"/>
      <w:bookmarkStart w:id="437" w:name="_Toc330570184"/>
      <w:bookmarkStart w:id="438" w:name="_Toc330571330"/>
      <w:bookmarkStart w:id="439" w:name="_Toc330572546"/>
      <w:bookmarkStart w:id="440" w:name="_Toc330570185"/>
      <w:bookmarkStart w:id="441" w:name="_Toc330571331"/>
      <w:bookmarkStart w:id="442" w:name="_Toc330572547"/>
      <w:bookmarkStart w:id="443" w:name="_Toc330570186"/>
      <w:bookmarkStart w:id="444" w:name="_Toc330571332"/>
      <w:bookmarkStart w:id="445" w:name="_Toc330572548"/>
      <w:bookmarkStart w:id="446" w:name="_Toc330570187"/>
      <w:bookmarkStart w:id="447" w:name="_Toc330571333"/>
      <w:bookmarkStart w:id="448" w:name="_Toc330572549"/>
      <w:bookmarkStart w:id="449" w:name="_Toc330570188"/>
      <w:bookmarkStart w:id="450" w:name="_Toc330571334"/>
      <w:bookmarkStart w:id="451" w:name="_Toc330572550"/>
      <w:bookmarkStart w:id="452" w:name="_Toc330570189"/>
      <w:bookmarkStart w:id="453" w:name="_Toc330571335"/>
      <w:bookmarkStart w:id="454" w:name="_Toc330572551"/>
      <w:bookmarkStart w:id="455" w:name="_Toc330570190"/>
      <w:bookmarkStart w:id="456" w:name="_Toc330571336"/>
      <w:bookmarkStart w:id="457" w:name="_Toc330572552"/>
      <w:bookmarkStart w:id="458" w:name="_Toc330570191"/>
      <w:bookmarkStart w:id="459" w:name="_Toc330571337"/>
      <w:bookmarkStart w:id="460" w:name="_Toc330572553"/>
      <w:bookmarkStart w:id="461" w:name="_Toc330570192"/>
      <w:bookmarkStart w:id="462" w:name="_Toc330571338"/>
      <w:bookmarkStart w:id="463" w:name="_Toc330572554"/>
      <w:bookmarkStart w:id="464" w:name="_Toc330570193"/>
      <w:bookmarkStart w:id="465" w:name="_Toc330571339"/>
      <w:bookmarkStart w:id="466" w:name="_Toc330572555"/>
      <w:bookmarkStart w:id="467" w:name="_Toc330570194"/>
      <w:bookmarkStart w:id="468" w:name="_Toc330571340"/>
      <w:bookmarkStart w:id="469" w:name="_Toc330572556"/>
      <w:bookmarkStart w:id="470" w:name="_Toc330570195"/>
      <w:bookmarkStart w:id="471" w:name="_Toc330571341"/>
      <w:bookmarkStart w:id="472" w:name="_Toc330572557"/>
      <w:bookmarkStart w:id="473" w:name="_Toc330570196"/>
      <w:bookmarkStart w:id="474" w:name="_Toc330571342"/>
      <w:bookmarkStart w:id="475" w:name="_Toc330572558"/>
      <w:bookmarkStart w:id="476" w:name="_Toc330570197"/>
      <w:bookmarkStart w:id="477" w:name="_Toc330571343"/>
      <w:bookmarkStart w:id="478" w:name="_Toc330572559"/>
      <w:bookmarkStart w:id="479" w:name="_Toc330570198"/>
      <w:bookmarkStart w:id="480" w:name="_Toc330571344"/>
      <w:bookmarkStart w:id="481" w:name="_Toc330572560"/>
      <w:bookmarkStart w:id="482" w:name="_Toc330570199"/>
      <w:bookmarkStart w:id="483" w:name="_Toc330571345"/>
      <w:bookmarkStart w:id="484" w:name="_Toc330572561"/>
      <w:bookmarkStart w:id="485" w:name="_Toc330570200"/>
      <w:bookmarkStart w:id="486" w:name="_Toc330571346"/>
      <w:bookmarkStart w:id="487" w:name="_Toc330572562"/>
      <w:bookmarkStart w:id="488" w:name="_Toc330570201"/>
      <w:bookmarkStart w:id="489" w:name="_Toc330571347"/>
      <w:bookmarkStart w:id="490" w:name="_Toc330572563"/>
      <w:bookmarkStart w:id="491" w:name="_Toc330570211"/>
      <w:bookmarkStart w:id="492" w:name="_Toc330571357"/>
      <w:bookmarkStart w:id="493" w:name="_Toc330572573"/>
      <w:bookmarkStart w:id="494" w:name="_Toc330570212"/>
      <w:bookmarkStart w:id="495" w:name="_Toc330571358"/>
      <w:bookmarkStart w:id="496" w:name="_Toc330572574"/>
      <w:bookmarkStart w:id="497" w:name="_Toc330570213"/>
      <w:bookmarkStart w:id="498" w:name="_Toc330571359"/>
      <w:bookmarkStart w:id="499" w:name="_Toc330572575"/>
      <w:bookmarkStart w:id="500" w:name="_Toc330570214"/>
      <w:bookmarkStart w:id="501" w:name="_Toc330571360"/>
      <w:bookmarkStart w:id="502" w:name="_Toc330572576"/>
      <w:bookmarkStart w:id="503" w:name="_Toc330570215"/>
      <w:bookmarkStart w:id="504" w:name="_Toc330571361"/>
      <w:bookmarkStart w:id="505" w:name="_Toc330572577"/>
      <w:bookmarkStart w:id="506" w:name="_Toc330570216"/>
      <w:bookmarkStart w:id="507" w:name="_Toc330571362"/>
      <w:bookmarkStart w:id="508" w:name="_Toc330572578"/>
      <w:bookmarkStart w:id="509" w:name="_Toc330570217"/>
      <w:bookmarkStart w:id="510" w:name="_Toc330571363"/>
      <w:bookmarkStart w:id="511" w:name="_Toc330572579"/>
      <w:bookmarkStart w:id="512" w:name="_Toc330570227"/>
      <w:bookmarkStart w:id="513" w:name="_Toc330571373"/>
      <w:bookmarkStart w:id="514" w:name="_Toc330572589"/>
      <w:bookmarkStart w:id="515" w:name="_Toc330570228"/>
      <w:bookmarkStart w:id="516" w:name="_Toc330571374"/>
      <w:bookmarkStart w:id="517" w:name="_Toc330572590"/>
      <w:bookmarkStart w:id="518" w:name="_Toc330570229"/>
      <w:bookmarkStart w:id="519" w:name="_Toc330571375"/>
      <w:bookmarkStart w:id="520" w:name="_Toc330572591"/>
      <w:bookmarkStart w:id="521" w:name="_Toc330570230"/>
      <w:bookmarkStart w:id="522" w:name="_Toc330571376"/>
      <w:bookmarkStart w:id="523" w:name="_Toc330572592"/>
      <w:bookmarkStart w:id="524" w:name="_Toc330570231"/>
      <w:bookmarkStart w:id="525" w:name="_Toc330571377"/>
      <w:bookmarkStart w:id="526" w:name="_Toc330572593"/>
      <w:bookmarkStart w:id="527" w:name="_Toc330570232"/>
      <w:bookmarkStart w:id="528" w:name="_Toc330571378"/>
      <w:bookmarkStart w:id="529" w:name="_Toc330572594"/>
      <w:bookmarkStart w:id="530" w:name="_Toc330570233"/>
      <w:bookmarkStart w:id="531" w:name="_Toc330571379"/>
      <w:bookmarkStart w:id="532" w:name="_Toc330572595"/>
      <w:bookmarkStart w:id="533" w:name="_Toc330570243"/>
      <w:bookmarkStart w:id="534" w:name="_Toc330571389"/>
      <w:bookmarkStart w:id="535" w:name="_Toc330572605"/>
      <w:bookmarkStart w:id="536" w:name="_Toc330570244"/>
      <w:bookmarkStart w:id="537" w:name="_Toc330571390"/>
      <w:bookmarkStart w:id="538" w:name="_Toc330572606"/>
      <w:bookmarkStart w:id="539" w:name="_Toc330570245"/>
      <w:bookmarkStart w:id="540" w:name="_Toc330571391"/>
      <w:bookmarkStart w:id="541" w:name="_Toc330572607"/>
      <w:bookmarkStart w:id="542" w:name="_Toc330570246"/>
      <w:bookmarkStart w:id="543" w:name="_Toc330571392"/>
      <w:bookmarkStart w:id="544" w:name="_Toc330572608"/>
      <w:bookmarkStart w:id="545" w:name="_Toc330570247"/>
      <w:bookmarkStart w:id="546" w:name="_Toc330571393"/>
      <w:bookmarkStart w:id="547" w:name="_Toc330572609"/>
      <w:bookmarkStart w:id="548" w:name="_Toc330570248"/>
      <w:bookmarkStart w:id="549" w:name="_Toc330571394"/>
      <w:bookmarkStart w:id="550" w:name="_Toc330572610"/>
      <w:bookmarkStart w:id="551" w:name="_Toc330570249"/>
      <w:bookmarkStart w:id="552" w:name="_Toc330571395"/>
      <w:bookmarkStart w:id="553" w:name="_Toc330572611"/>
      <w:bookmarkStart w:id="554" w:name="_Toc330570259"/>
      <w:bookmarkStart w:id="555" w:name="_Toc330571405"/>
      <w:bookmarkStart w:id="556" w:name="_Toc330572621"/>
      <w:bookmarkStart w:id="557" w:name="_Toc330570260"/>
      <w:bookmarkStart w:id="558" w:name="_Toc330571406"/>
      <w:bookmarkStart w:id="559" w:name="_Toc330572622"/>
      <w:bookmarkStart w:id="560" w:name="_Toc330570261"/>
      <w:bookmarkStart w:id="561" w:name="_Toc330571407"/>
      <w:bookmarkStart w:id="562" w:name="_Toc330572623"/>
      <w:bookmarkStart w:id="563" w:name="_Toc330570262"/>
      <w:bookmarkStart w:id="564" w:name="_Toc330571408"/>
      <w:bookmarkStart w:id="565" w:name="_Toc330572624"/>
      <w:bookmarkStart w:id="566" w:name="_Toc330570263"/>
      <w:bookmarkStart w:id="567" w:name="_Toc330571409"/>
      <w:bookmarkStart w:id="568" w:name="_Toc330572625"/>
      <w:bookmarkStart w:id="569" w:name="_Toc330570264"/>
      <w:bookmarkStart w:id="570" w:name="_Toc330571410"/>
      <w:bookmarkStart w:id="571" w:name="_Toc330572626"/>
      <w:bookmarkStart w:id="572" w:name="_Toc330570265"/>
      <w:bookmarkStart w:id="573" w:name="_Toc330571411"/>
      <w:bookmarkStart w:id="574" w:name="_Toc330572627"/>
      <w:bookmarkStart w:id="575" w:name="_Toc330570275"/>
      <w:bookmarkStart w:id="576" w:name="_Toc330571421"/>
      <w:bookmarkStart w:id="577" w:name="_Toc330572637"/>
      <w:bookmarkStart w:id="578" w:name="_Toc330570276"/>
      <w:bookmarkStart w:id="579" w:name="_Toc330571422"/>
      <w:bookmarkStart w:id="580" w:name="_Toc330572638"/>
      <w:bookmarkStart w:id="581" w:name="_Toc330570277"/>
      <w:bookmarkStart w:id="582" w:name="_Toc330571423"/>
      <w:bookmarkStart w:id="583" w:name="_Toc330572639"/>
      <w:bookmarkStart w:id="584" w:name="_Toc330570278"/>
      <w:bookmarkStart w:id="585" w:name="_Toc330571424"/>
      <w:bookmarkStart w:id="586" w:name="_Toc330572640"/>
      <w:bookmarkStart w:id="587" w:name="_Toc330570279"/>
      <w:bookmarkStart w:id="588" w:name="_Toc330571425"/>
      <w:bookmarkStart w:id="589" w:name="_Toc330572641"/>
      <w:bookmarkStart w:id="590" w:name="_Toc330570280"/>
      <w:bookmarkStart w:id="591" w:name="_Toc330571426"/>
      <w:bookmarkStart w:id="592" w:name="_Toc330572642"/>
      <w:bookmarkStart w:id="593" w:name="_Toc330570281"/>
      <w:bookmarkStart w:id="594" w:name="_Toc330571427"/>
      <w:bookmarkStart w:id="595" w:name="_Toc330572643"/>
      <w:bookmarkStart w:id="596" w:name="_Toc330570282"/>
      <w:bookmarkStart w:id="597" w:name="_Toc330571428"/>
      <w:bookmarkStart w:id="598" w:name="_Toc330572644"/>
      <w:bookmarkStart w:id="599" w:name="_Toc330571429"/>
      <w:bookmarkStart w:id="600" w:name="_Toc332983772"/>
      <w:bookmarkEnd w:id="9"/>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r w:rsidRPr="00BB632D">
        <w:t xml:space="preserve">Scenario </w:t>
      </w:r>
      <w:r w:rsidR="006B51E3" w:rsidRPr="00BB632D">
        <w:t>o</w:t>
      </w:r>
      <w:r w:rsidRPr="00BB632D">
        <w:t>verview</w:t>
      </w:r>
      <w:bookmarkEnd w:id="599"/>
      <w:bookmarkEnd w:id="600"/>
      <w:r w:rsidRPr="00BB632D">
        <w:t xml:space="preserve"> </w:t>
      </w:r>
    </w:p>
    <w:p w:rsidR="00346087" w:rsidRPr="00BB632D" w:rsidRDefault="006B51E3" w:rsidP="002237F4">
      <w:pPr>
        <w:pStyle w:val="Heading3"/>
      </w:pPr>
      <w:bookmarkStart w:id="601" w:name="_Toc332453359"/>
      <w:bookmarkStart w:id="602" w:name="_Toc332453418"/>
      <w:bookmarkStart w:id="603" w:name="_Toc330571430"/>
      <w:bookmarkStart w:id="604" w:name="_Toc332983773"/>
      <w:bookmarkEnd w:id="601"/>
      <w:bookmarkEnd w:id="602"/>
      <w:r w:rsidRPr="00BB632D">
        <w:t>To</w:t>
      </w:r>
      <w:r w:rsidR="00346087" w:rsidRPr="00BB632D">
        <w:t xml:space="preserve"> </w:t>
      </w:r>
      <w:r w:rsidRPr="00BB632D">
        <w:t>l</w:t>
      </w:r>
      <w:r w:rsidR="00346087" w:rsidRPr="00BB632D">
        <w:t xml:space="preserve">abel the </w:t>
      </w:r>
      <w:r w:rsidRPr="00BB632D">
        <w:t>a</w:t>
      </w:r>
      <w:r w:rsidR="0055782E" w:rsidRPr="00BB632D">
        <w:t xml:space="preserve">pplication </w:t>
      </w:r>
      <w:r w:rsidR="00346087" w:rsidRPr="00BB632D">
        <w:t>code in TFS</w:t>
      </w:r>
      <w:r w:rsidR="0055782E" w:rsidRPr="00BB632D">
        <w:t xml:space="preserve"> </w:t>
      </w:r>
      <w:bookmarkEnd w:id="603"/>
      <w:r w:rsidR="001C0A21" w:rsidRPr="00BB632D">
        <w:t xml:space="preserve">that </w:t>
      </w:r>
      <w:r w:rsidRPr="00BB632D">
        <w:t xml:space="preserve">you want </w:t>
      </w:r>
      <w:r w:rsidR="001C0A21" w:rsidRPr="00BB632D">
        <w:t xml:space="preserve">to deploy to </w:t>
      </w:r>
      <w:r w:rsidRPr="00BB632D">
        <w:t xml:space="preserve">the </w:t>
      </w:r>
      <w:r w:rsidR="001C0A21" w:rsidRPr="00BB632D">
        <w:t>cloud</w:t>
      </w:r>
      <w:bookmarkEnd w:id="604"/>
    </w:p>
    <w:p w:rsidR="00447D43" w:rsidRPr="00B856BD" w:rsidRDefault="006B51E3" w:rsidP="002237F4">
      <w:r w:rsidRPr="00B856BD">
        <w:t xml:space="preserve">You </w:t>
      </w:r>
      <w:r w:rsidR="00346087" w:rsidRPr="00B856BD">
        <w:t>can connect to TFS</w:t>
      </w:r>
      <w:r w:rsidR="0055782E" w:rsidRPr="00B856BD">
        <w:t xml:space="preserve">, </w:t>
      </w:r>
      <w:r w:rsidRPr="00B856BD">
        <w:t xml:space="preserve">and then </w:t>
      </w:r>
      <w:r w:rsidR="0055782E" w:rsidRPr="00B856BD">
        <w:t>select</w:t>
      </w:r>
      <w:r w:rsidR="00346087" w:rsidRPr="00B856BD">
        <w:t xml:space="preserve"> the application solution </w:t>
      </w:r>
      <w:r w:rsidRPr="00B856BD">
        <w:t xml:space="preserve">that you want </w:t>
      </w:r>
      <w:r w:rsidR="00346087" w:rsidRPr="00B856BD">
        <w:t>to label. Right</w:t>
      </w:r>
      <w:r w:rsidRPr="00B856BD">
        <w:t>-</w:t>
      </w:r>
      <w:r w:rsidR="00346087" w:rsidRPr="00B856BD">
        <w:t xml:space="preserve">click the application </w:t>
      </w:r>
      <w:proofErr w:type="gramStart"/>
      <w:r w:rsidR="00346087" w:rsidRPr="00B856BD">
        <w:t>solution</w:t>
      </w:r>
      <w:r w:rsidRPr="00B856BD">
        <w:t>,</w:t>
      </w:r>
      <w:proofErr w:type="gramEnd"/>
      <w:r w:rsidR="00346087" w:rsidRPr="00B856BD">
        <w:t xml:space="preserve"> and </w:t>
      </w:r>
      <w:r w:rsidRPr="00B856BD">
        <w:t xml:space="preserve">then </w:t>
      </w:r>
      <w:r w:rsidR="00346087" w:rsidRPr="00B856BD">
        <w:t xml:space="preserve">click </w:t>
      </w:r>
      <w:r w:rsidR="00346087" w:rsidRPr="00B856BD">
        <w:rPr>
          <w:b/>
        </w:rPr>
        <w:t>Apply Label</w:t>
      </w:r>
      <w:r w:rsidR="00346087" w:rsidRPr="00B856BD">
        <w:t>.</w:t>
      </w:r>
    </w:p>
    <w:p w:rsidR="007A546D" w:rsidRPr="00BB632D" w:rsidRDefault="007A546D" w:rsidP="007A546D">
      <w:pPr>
        <w:pStyle w:val="BodyText"/>
        <w:spacing w:before="0"/>
        <w:rPr>
          <w:rFonts w:asciiTheme="minorHAnsi" w:hAnsiTheme="minorHAnsi" w:cstheme="minorHAnsi"/>
          <w:sz w:val="10"/>
          <w:szCs w:val="10"/>
        </w:rPr>
      </w:pPr>
    </w:p>
    <w:p w:rsidR="00346087" w:rsidRPr="00BB632D" w:rsidRDefault="001C0A21" w:rsidP="002237F4">
      <w:pPr>
        <w:pStyle w:val="Art"/>
      </w:pPr>
      <w:r w:rsidRPr="00BB632D">
        <w:rPr>
          <w:noProof/>
        </w:rPr>
        <w:drawing>
          <wp:inline distT="0" distB="0" distL="0" distR="0" wp14:anchorId="0B51046D" wp14:editId="3E23743B">
            <wp:extent cx="2920621" cy="3043451"/>
            <wp:effectExtent l="19050" t="19050" r="13335" b="2413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635" cy="3044508"/>
                    </a:xfrm>
                    <a:prstGeom prst="rect">
                      <a:avLst/>
                    </a:prstGeom>
                    <a:noFill/>
                    <a:ln>
                      <a:solidFill>
                        <a:schemeClr val="tx1"/>
                      </a:solid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7B384A" w:rsidRPr="00B856BD" w:rsidRDefault="006B51E3" w:rsidP="002237F4">
      <w:r w:rsidRPr="00B856BD">
        <w:t>A</w:t>
      </w:r>
      <w:r w:rsidR="0055782E" w:rsidRPr="00B856BD">
        <w:t xml:space="preserve"> window</w:t>
      </w:r>
      <w:r w:rsidRPr="00B856BD">
        <w:t xml:space="preserve"> appears</w:t>
      </w:r>
      <w:r w:rsidR="0055782E" w:rsidRPr="00B856BD">
        <w:t xml:space="preserve"> where </w:t>
      </w:r>
      <w:r w:rsidRPr="00B856BD">
        <w:t xml:space="preserve">you </w:t>
      </w:r>
      <w:r w:rsidR="0055782E" w:rsidRPr="00B856BD">
        <w:t xml:space="preserve">can </w:t>
      </w:r>
      <w:proofErr w:type="gramStart"/>
      <w:ins w:id="605" w:author="Kelly Vomacka (Evergreen Group)" w:date="2012-08-16T15:58:00Z">
        <w:r w:rsidR="007B384A" w:rsidRPr="00B856BD">
          <w:t>creates</w:t>
        </w:r>
        <w:proofErr w:type="gramEnd"/>
        <w:r w:rsidR="007B384A" w:rsidRPr="00B856BD">
          <w:t xml:space="preserve"> a specific label for a selected solution. </w:t>
        </w:r>
        <w:proofErr w:type="gramStart"/>
        <w:r w:rsidR="007B384A" w:rsidRPr="00B856BD">
          <w:t>T</w:t>
        </w:r>
      </w:ins>
      <w:del w:id="606" w:author="Kelly Vomacka (Evergreen Group)" w:date="2012-08-16T15:58:00Z">
        <w:r w:rsidRPr="00B856BD" w:rsidDel="007B384A">
          <w:delText>t</w:delText>
        </w:r>
      </w:del>
      <w:r w:rsidRPr="00B856BD">
        <w:t xml:space="preserve">ype a </w:t>
      </w:r>
      <w:r w:rsidR="0055782E" w:rsidRPr="00B856BD">
        <w:t>label</w:t>
      </w:r>
      <w:ins w:id="607" w:author="Kelly Vomacka (Evergreen Group)" w:date="2012-08-16T15:58:00Z">
        <w:r w:rsidR="007B384A" w:rsidRPr="00B856BD">
          <w:t>,</w:t>
        </w:r>
      </w:ins>
      <w:r w:rsidR="0055782E" w:rsidRPr="00B856BD">
        <w:t xml:space="preserve"> and </w:t>
      </w:r>
      <w:ins w:id="608" w:author="Kelly Vomacka (Evergreen Group)" w:date="2012-08-16T15:58:00Z">
        <w:r w:rsidR="007B384A" w:rsidRPr="00B856BD">
          <w:t xml:space="preserve">then </w:t>
        </w:r>
      </w:ins>
      <w:r w:rsidR="0055782E" w:rsidRPr="00B856BD">
        <w:t xml:space="preserve">click </w:t>
      </w:r>
      <w:del w:id="609" w:author="Kelly Vomacka (Evergreen Group)" w:date="2012-08-16T15:57:00Z">
        <w:r w:rsidR="0055782E" w:rsidRPr="00B856BD" w:rsidDel="007B384A">
          <w:delText xml:space="preserve">on </w:delText>
        </w:r>
      </w:del>
      <w:ins w:id="610" w:author="Kelly Vomacka (Evergreen Group)" w:date="2012-08-16T15:57:00Z">
        <w:r w:rsidR="007B384A" w:rsidRPr="00B856BD">
          <w:t xml:space="preserve">the </w:t>
        </w:r>
      </w:ins>
      <w:del w:id="611" w:author="Kelly Vomacka (Evergreen Group)" w:date="2012-08-16T15:57:00Z">
        <w:r w:rsidR="0055782E" w:rsidRPr="00B856BD" w:rsidDel="007B384A">
          <w:rPr>
            <w:b/>
            <w:rPrChange w:id="612" w:author="Kelly Vomacka (Evergreen Group)" w:date="2012-08-16T15:57:00Z">
              <w:rPr>
                <w:rFonts w:asciiTheme="minorHAnsi" w:hAnsiTheme="minorHAnsi" w:cstheme="minorHAnsi"/>
                <w:sz w:val="18"/>
                <w:szCs w:val="18"/>
              </w:rPr>
            </w:rPrChange>
          </w:rPr>
          <w:delText>c</w:delText>
        </w:r>
      </w:del>
      <w:ins w:id="613" w:author="Kelly Vomacka (Evergreen Group)" w:date="2012-08-16T15:57:00Z">
        <w:r w:rsidR="007B384A" w:rsidRPr="00B856BD">
          <w:rPr>
            <w:b/>
            <w:rPrChange w:id="614" w:author="Kelly Vomacka (Evergreen Group)" w:date="2012-08-16T15:57:00Z">
              <w:rPr>
                <w:rFonts w:asciiTheme="minorHAnsi" w:hAnsiTheme="minorHAnsi" w:cstheme="minorHAnsi"/>
                <w:sz w:val="18"/>
                <w:szCs w:val="18"/>
              </w:rPr>
            </w:rPrChange>
          </w:rPr>
          <w:t>C</w:t>
        </w:r>
      </w:ins>
      <w:r w:rsidR="0055782E" w:rsidRPr="00B856BD">
        <w:rPr>
          <w:b/>
          <w:rPrChange w:id="615" w:author="Kelly Vomacka (Evergreen Group)" w:date="2012-08-16T15:57:00Z">
            <w:rPr>
              <w:rFonts w:asciiTheme="minorHAnsi" w:hAnsiTheme="minorHAnsi" w:cstheme="minorHAnsi"/>
              <w:sz w:val="18"/>
              <w:szCs w:val="18"/>
            </w:rPr>
          </w:rPrChange>
        </w:rPr>
        <w:t>reate</w:t>
      </w:r>
      <w:proofErr w:type="gramEnd"/>
      <w:r w:rsidR="0055782E" w:rsidRPr="00B856BD">
        <w:t xml:space="preserve"> button.</w:t>
      </w:r>
      <w:del w:id="616" w:author="Kelly Vomacka (Evergreen Group)" w:date="2012-08-16T15:58:00Z">
        <w:r w:rsidR="0055782E" w:rsidRPr="00B856BD" w:rsidDel="007B384A">
          <w:delText xml:space="preserve"> It </w:delText>
        </w:r>
      </w:del>
      <w:del w:id="617" w:author="Kelly Vomacka (Evergreen Group)" w:date="2012-08-16T15:57:00Z">
        <w:r w:rsidR="0055782E" w:rsidRPr="00B856BD" w:rsidDel="007B384A">
          <w:delText xml:space="preserve">will </w:delText>
        </w:r>
      </w:del>
      <w:del w:id="618" w:author="Kelly Vomacka (Evergreen Group)" w:date="2012-08-16T15:58:00Z">
        <w:r w:rsidR="0055782E" w:rsidRPr="00B856BD" w:rsidDel="007B384A">
          <w:delText>create a specifi</w:delText>
        </w:r>
      </w:del>
      <w:del w:id="619" w:author="Kelly Vomacka (Evergreen Group)" w:date="2012-08-16T15:57:00Z">
        <w:r w:rsidR="0055782E" w:rsidRPr="00B856BD" w:rsidDel="007B384A">
          <w:delText>ed</w:delText>
        </w:r>
      </w:del>
      <w:del w:id="620" w:author="Kelly Vomacka (Evergreen Group)" w:date="2012-08-16T15:58:00Z">
        <w:r w:rsidR="0055782E" w:rsidRPr="00B856BD" w:rsidDel="007B384A">
          <w:delText xml:space="preserve"> label for a selected solution.</w:delText>
        </w:r>
      </w:del>
    </w:p>
    <w:p w:rsidR="0055782E" w:rsidRPr="00BB632D" w:rsidRDefault="00277DC2" w:rsidP="002237F4">
      <w:pPr>
        <w:pStyle w:val="Heading3"/>
      </w:pPr>
      <w:bookmarkStart w:id="621" w:name="_Toc330571431"/>
      <w:bookmarkStart w:id="622" w:name="_Toc332983774"/>
      <w:r w:rsidRPr="00BB632D">
        <w:t>T</w:t>
      </w:r>
      <w:r w:rsidR="0055782E" w:rsidRPr="00BB632D">
        <w:t xml:space="preserve">o manage the TFS instance in Deployment Tracker </w:t>
      </w:r>
      <w:bookmarkEnd w:id="621"/>
      <w:r w:rsidR="001C0A21" w:rsidRPr="00BB632D">
        <w:t xml:space="preserve">where labeled code resides that </w:t>
      </w:r>
      <w:r w:rsidRPr="00BB632D">
        <w:t>you want to deploy</w:t>
      </w:r>
      <w:bookmarkEnd w:id="622"/>
    </w:p>
    <w:p w:rsidR="0055782E" w:rsidRPr="00B856BD" w:rsidRDefault="00277DC2" w:rsidP="002237F4">
      <w:r w:rsidRPr="00B856BD">
        <w:t>You can configure multiple TFS instances, and the Configure Deployment tool lists all TFS instances that you have saved in the database</w:t>
      </w:r>
      <w:r w:rsidR="001C0A21" w:rsidRPr="00B856BD">
        <w:t>.</w:t>
      </w:r>
    </w:p>
    <w:p w:rsidR="00277DC2" w:rsidRPr="00B856BD" w:rsidRDefault="009D45D5" w:rsidP="002237F4">
      <w:r w:rsidRPr="00B856BD">
        <w:t>First,</w:t>
      </w:r>
      <w:r w:rsidR="00277DC2" w:rsidRPr="00B856BD">
        <w:t xml:space="preserve"> launch Deployment Tracker, </w:t>
      </w:r>
      <w:r w:rsidRPr="00B856BD">
        <w:t xml:space="preserve">and then </w:t>
      </w:r>
      <w:r w:rsidR="00277DC2" w:rsidRPr="00B856BD">
        <w:t xml:space="preserve">click </w:t>
      </w:r>
      <w:r w:rsidR="00277DC2" w:rsidRPr="00B856BD">
        <w:rPr>
          <w:b/>
        </w:rPr>
        <w:t>Configure Deployment Tool</w:t>
      </w:r>
      <w:r w:rsidR="00277DC2" w:rsidRPr="00B856BD">
        <w:t>. The following window appears:</w:t>
      </w:r>
    </w:p>
    <w:p w:rsidR="007A546D" w:rsidRPr="00BB632D" w:rsidRDefault="007A546D" w:rsidP="007A546D">
      <w:pPr>
        <w:pStyle w:val="BodyText"/>
        <w:spacing w:before="0"/>
        <w:rPr>
          <w:rFonts w:asciiTheme="minorHAnsi" w:hAnsiTheme="minorHAnsi" w:cstheme="minorHAnsi"/>
          <w:sz w:val="10"/>
          <w:szCs w:val="10"/>
        </w:rPr>
      </w:pPr>
    </w:p>
    <w:p w:rsidR="0055782E" w:rsidRPr="00BB632D" w:rsidRDefault="001C0A21" w:rsidP="002237F4">
      <w:pPr>
        <w:pStyle w:val="Art"/>
        <w:rPr>
          <w:noProof/>
        </w:rPr>
      </w:pPr>
      <w:r w:rsidRPr="00BB632D">
        <w:rPr>
          <w:noProof/>
        </w:rPr>
        <w:drawing>
          <wp:inline distT="0" distB="0" distL="0" distR="0" wp14:anchorId="712EE2D5" wp14:editId="2EC0F8B2">
            <wp:extent cx="4572000" cy="2304288"/>
            <wp:effectExtent l="0" t="0" r="0" b="1270"/>
            <wp:docPr id="1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304288"/>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55782E" w:rsidRPr="00B856BD" w:rsidRDefault="009D45D5" w:rsidP="002237F4">
      <w:r w:rsidRPr="00B856BD">
        <w:t xml:space="preserve">You </w:t>
      </w:r>
      <w:r w:rsidR="0055782E" w:rsidRPr="00B856BD">
        <w:t xml:space="preserve">can </w:t>
      </w:r>
      <w:r w:rsidRPr="00B856BD">
        <w:t>a</w:t>
      </w:r>
      <w:r w:rsidR="0055782E" w:rsidRPr="00B856BD">
        <w:t>dd</w:t>
      </w:r>
      <w:r w:rsidRPr="00B856BD">
        <w:t>, e</w:t>
      </w:r>
      <w:r w:rsidR="0055782E" w:rsidRPr="00B856BD">
        <w:t>dit</w:t>
      </w:r>
      <w:r w:rsidRPr="00B856BD">
        <w:t>, or d</w:t>
      </w:r>
      <w:r w:rsidR="0055782E" w:rsidRPr="00B856BD">
        <w:t xml:space="preserve">elete TFS </w:t>
      </w:r>
      <w:r w:rsidRPr="00B856BD">
        <w:t>s</w:t>
      </w:r>
      <w:r w:rsidR="0055782E" w:rsidRPr="00B856BD">
        <w:t>ettings and</w:t>
      </w:r>
      <w:ins w:id="623" w:author="Kelly Vomacka (Evergreen Group)" w:date="2012-08-16T16:00:00Z">
        <w:r w:rsidR="007B384A" w:rsidRPr="00B856BD">
          <w:t xml:space="preserve"> then</w:t>
        </w:r>
      </w:ins>
      <w:r w:rsidR="003E2ABE" w:rsidRPr="00B856BD">
        <w:t xml:space="preserve"> save </w:t>
      </w:r>
      <w:r w:rsidRPr="00B856BD">
        <w:t xml:space="preserve">them </w:t>
      </w:r>
      <w:r w:rsidR="003E2ABE" w:rsidRPr="00B856BD">
        <w:t xml:space="preserve">to </w:t>
      </w:r>
      <w:r w:rsidRPr="00B856BD">
        <w:t xml:space="preserve">a </w:t>
      </w:r>
      <w:r w:rsidR="003E2ABE" w:rsidRPr="00B856BD">
        <w:t>local configuration database</w:t>
      </w:r>
      <w:r w:rsidRPr="00B856BD">
        <w:t>,</w:t>
      </w:r>
      <w:r w:rsidR="003E2ABE" w:rsidRPr="00B856BD">
        <w:t xml:space="preserve"> </w:t>
      </w:r>
      <w:r w:rsidR="0055782E" w:rsidRPr="00B856BD">
        <w:t>as follows</w:t>
      </w:r>
      <w:r w:rsidRPr="00B856BD">
        <w:t>.</w:t>
      </w:r>
    </w:p>
    <w:p w:rsidR="0055782E" w:rsidRPr="00B856BD" w:rsidRDefault="009D45D5" w:rsidP="002237F4">
      <w:r w:rsidRPr="00B856BD">
        <w:t>To add settings, c</w:t>
      </w:r>
      <w:r w:rsidR="0055782E" w:rsidRPr="00B856BD">
        <w:t xml:space="preserve">lick </w:t>
      </w:r>
      <w:r w:rsidR="0055782E" w:rsidRPr="00B856BD">
        <w:rPr>
          <w:b/>
        </w:rPr>
        <w:t>Add</w:t>
      </w:r>
      <w:r w:rsidRPr="00B856BD">
        <w:t>.</w:t>
      </w:r>
      <w:r w:rsidR="0055782E" w:rsidRPr="00B856BD">
        <w:rPr>
          <w:b/>
        </w:rPr>
        <w:t xml:space="preserve"> </w:t>
      </w:r>
      <w:r w:rsidR="0055782E" w:rsidRPr="00B856BD">
        <w:t xml:space="preserve">TFS Editor </w:t>
      </w:r>
      <w:r w:rsidRPr="00B856BD">
        <w:t xml:space="preserve">appears. Type a </w:t>
      </w:r>
      <w:r w:rsidR="00F3156A" w:rsidRPr="00B856BD">
        <w:rPr>
          <w:b/>
        </w:rPr>
        <w:t>Server Name</w:t>
      </w:r>
      <w:r w:rsidR="00F3156A" w:rsidRPr="00B856BD">
        <w:t xml:space="preserve">, </w:t>
      </w:r>
      <w:r w:rsidR="00F3156A" w:rsidRPr="00B856BD">
        <w:rPr>
          <w:b/>
        </w:rPr>
        <w:t>Port Number</w:t>
      </w:r>
      <w:r w:rsidR="00F3156A" w:rsidRPr="00B856BD">
        <w:t xml:space="preserve">, </w:t>
      </w:r>
      <w:r w:rsidR="00F3156A" w:rsidRPr="00B856BD">
        <w:rPr>
          <w:b/>
        </w:rPr>
        <w:t>Default</w:t>
      </w:r>
      <w:r w:rsidR="0055782E" w:rsidRPr="00B856BD">
        <w:rPr>
          <w:b/>
        </w:rPr>
        <w:t xml:space="preserve"> Collection</w:t>
      </w:r>
      <w:r w:rsidR="0055782E" w:rsidRPr="00B856BD">
        <w:t xml:space="preserve"> name</w:t>
      </w:r>
      <w:r w:rsidRPr="00B856BD">
        <w:t>,</w:t>
      </w:r>
      <w:r w:rsidR="0055782E" w:rsidRPr="00B856BD">
        <w:t xml:space="preserve"> </w:t>
      </w:r>
      <w:r w:rsidR="00F3156A" w:rsidRPr="00B856BD">
        <w:t xml:space="preserve">and </w:t>
      </w:r>
      <w:r w:rsidRPr="00B856BD">
        <w:t xml:space="preserve">choose a </w:t>
      </w:r>
      <w:r w:rsidR="00F3156A" w:rsidRPr="00B856BD">
        <w:t>protocol</w:t>
      </w:r>
      <w:r w:rsidRPr="00B856BD">
        <w:t xml:space="preserve"> </w:t>
      </w:r>
      <w:r w:rsidR="00F3156A" w:rsidRPr="00B856BD">
        <w:t>(</w:t>
      </w:r>
      <w:r w:rsidR="00F3156A" w:rsidRPr="00B856BD">
        <w:rPr>
          <w:b/>
        </w:rPr>
        <w:t>http</w:t>
      </w:r>
      <w:r w:rsidRPr="00B856BD">
        <w:t xml:space="preserve"> or </w:t>
      </w:r>
      <w:r w:rsidR="00F3156A" w:rsidRPr="00B856BD">
        <w:rPr>
          <w:b/>
        </w:rPr>
        <w:t>https</w:t>
      </w:r>
      <w:r w:rsidR="00F3156A" w:rsidRPr="00B856BD">
        <w:t>)</w:t>
      </w:r>
      <w:r w:rsidRPr="00B856BD">
        <w:t xml:space="preserve">. </w:t>
      </w:r>
      <w:r w:rsidR="0055782E" w:rsidRPr="00B856BD">
        <w:t xml:space="preserve">Click </w:t>
      </w:r>
      <w:r w:rsidR="0055782E" w:rsidRPr="00B856BD">
        <w:rPr>
          <w:b/>
        </w:rPr>
        <w:t>Save</w:t>
      </w:r>
      <w:r w:rsidRPr="00B856BD">
        <w:t>.</w:t>
      </w:r>
    </w:p>
    <w:p w:rsidR="007A546D" w:rsidRPr="00BB632D" w:rsidRDefault="007A546D" w:rsidP="007A546D">
      <w:pPr>
        <w:pStyle w:val="BodyText"/>
        <w:spacing w:before="0"/>
        <w:rPr>
          <w:rFonts w:asciiTheme="minorHAnsi" w:hAnsiTheme="minorHAnsi" w:cstheme="minorHAnsi"/>
          <w:sz w:val="10"/>
          <w:szCs w:val="10"/>
        </w:rPr>
      </w:pPr>
    </w:p>
    <w:p w:rsidR="0055782E" w:rsidRPr="00BB632D" w:rsidRDefault="00436CBD" w:rsidP="002237F4">
      <w:pPr>
        <w:pStyle w:val="Art"/>
      </w:pPr>
      <w:r w:rsidRPr="00BB632D">
        <w:rPr>
          <w:noProof/>
        </w:rPr>
        <w:lastRenderedPageBreak/>
        <w:drawing>
          <wp:inline distT="0" distB="0" distL="0" distR="0" wp14:anchorId="3C118D1F" wp14:editId="085FAA8B">
            <wp:extent cx="4572000" cy="22585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58568"/>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55782E" w:rsidRPr="00B856BD" w:rsidRDefault="009D45D5" w:rsidP="002237F4">
      <w:r w:rsidRPr="00B856BD">
        <w:t>The following window appears</w:t>
      </w:r>
      <w:r w:rsidR="0055782E" w:rsidRPr="00B856BD">
        <w:t>:</w:t>
      </w:r>
    </w:p>
    <w:p w:rsidR="007A546D" w:rsidRPr="00BB632D" w:rsidRDefault="007A546D" w:rsidP="007A546D">
      <w:pPr>
        <w:pStyle w:val="BodyText"/>
        <w:spacing w:before="0"/>
        <w:rPr>
          <w:rFonts w:asciiTheme="minorHAnsi" w:hAnsiTheme="minorHAnsi" w:cstheme="minorHAnsi"/>
          <w:sz w:val="10"/>
          <w:szCs w:val="10"/>
        </w:rPr>
      </w:pPr>
    </w:p>
    <w:p w:rsidR="0055782E" w:rsidRPr="00BB632D" w:rsidRDefault="001C0A21" w:rsidP="002237F4">
      <w:pPr>
        <w:pStyle w:val="Art"/>
        <w:rPr>
          <w:noProof/>
        </w:rPr>
      </w:pPr>
      <w:r w:rsidRPr="00BB632D">
        <w:rPr>
          <w:noProof/>
        </w:rPr>
        <w:drawing>
          <wp:inline distT="0" distB="0" distL="0" distR="0" wp14:anchorId="591E4686" wp14:editId="79846D13">
            <wp:extent cx="4572000" cy="2286000"/>
            <wp:effectExtent l="0" t="0" r="0" b="0"/>
            <wp:docPr id="1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55782E" w:rsidRPr="00B856BD" w:rsidRDefault="0055782E" w:rsidP="002237F4">
      <w:r w:rsidRPr="00B856BD">
        <w:t xml:space="preserve">To edit the TFS instance, </w:t>
      </w:r>
      <w:r w:rsidR="009D45D5" w:rsidRPr="00B856BD">
        <w:t xml:space="preserve">either </w:t>
      </w:r>
      <w:proofErr w:type="gramStart"/>
      <w:r w:rsidRPr="00B856BD">
        <w:t>double</w:t>
      </w:r>
      <w:r w:rsidR="009D45D5" w:rsidRPr="00B856BD">
        <w:t>-</w:t>
      </w:r>
      <w:r w:rsidRPr="00B856BD">
        <w:t>click</w:t>
      </w:r>
      <w:proofErr w:type="gramEnd"/>
      <w:r w:rsidRPr="00B856BD">
        <w:t xml:space="preserve"> the record or select the record and </w:t>
      </w:r>
      <w:r w:rsidR="009D45D5" w:rsidRPr="00B856BD">
        <w:t xml:space="preserve">then </w:t>
      </w:r>
      <w:r w:rsidRPr="00B856BD">
        <w:t xml:space="preserve">click </w:t>
      </w:r>
      <w:r w:rsidRPr="00B856BD">
        <w:rPr>
          <w:b/>
        </w:rPr>
        <w:t>Edit</w:t>
      </w:r>
      <w:r w:rsidRPr="00B856BD">
        <w:t xml:space="preserve">. </w:t>
      </w:r>
      <w:r w:rsidR="009D45D5" w:rsidRPr="00B856BD">
        <w:t xml:space="preserve">Type </w:t>
      </w:r>
      <w:r w:rsidRPr="00B856BD">
        <w:t xml:space="preserve">new values for </w:t>
      </w:r>
      <w:r w:rsidRPr="00B856BD">
        <w:rPr>
          <w:b/>
        </w:rPr>
        <w:t>Port Number</w:t>
      </w:r>
      <w:r w:rsidR="007B384A" w:rsidRPr="00B856BD">
        <w:t>,</w:t>
      </w:r>
      <w:r w:rsidRPr="00B856BD">
        <w:t xml:space="preserve"> </w:t>
      </w:r>
      <w:r w:rsidRPr="00B856BD">
        <w:rPr>
          <w:b/>
        </w:rPr>
        <w:t>Default Collection</w:t>
      </w:r>
      <w:r w:rsidRPr="00B856BD">
        <w:t xml:space="preserve">, </w:t>
      </w:r>
      <w:r w:rsidR="007B384A" w:rsidRPr="00B856BD">
        <w:t xml:space="preserve">and protocol, </w:t>
      </w:r>
      <w:r w:rsidRPr="00B856BD">
        <w:t xml:space="preserve">and </w:t>
      </w:r>
      <w:r w:rsidR="009D45D5" w:rsidRPr="00B856BD">
        <w:t xml:space="preserve">then </w:t>
      </w:r>
      <w:r w:rsidRPr="00B856BD">
        <w:t xml:space="preserve">click </w:t>
      </w:r>
      <w:proofErr w:type="gramStart"/>
      <w:r w:rsidRPr="00B856BD">
        <w:rPr>
          <w:b/>
        </w:rPr>
        <w:t>Save</w:t>
      </w:r>
      <w:proofErr w:type="gramEnd"/>
      <w:r w:rsidRPr="00B856BD">
        <w:t xml:space="preserve"> to save to </w:t>
      </w:r>
      <w:r w:rsidR="009D45D5" w:rsidRPr="00B856BD">
        <w:t xml:space="preserve">the </w:t>
      </w:r>
      <w:r w:rsidRPr="00B856BD">
        <w:t>database.</w:t>
      </w:r>
    </w:p>
    <w:p w:rsidR="007A546D" w:rsidRPr="00BB632D" w:rsidRDefault="007A546D" w:rsidP="007A546D">
      <w:pPr>
        <w:pStyle w:val="BodyText"/>
        <w:spacing w:before="0"/>
        <w:rPr>
          <w:rFonts w:asciiTheme="minorHAnsi" w:hAnsiTheme="minorHAnsi" w:cstheme="minorHAnsi"/>
          <w:sz w:val="10"/>
          <w:szCs w:val="10"/>
        </w:rPr>
      </w:pPr>
    </w:p>
    <w:p w:rsidR="0055782E" w:rsidRPr="00BB632D" w:rsidRDefault="00F3156A" w:rsidP="002237F4">
      <w:pPr>
        <w:pStyle w:val="Art"/>
      </w:pPr>
      <w:r w:rsidRPr="00BB632D">
        <w:rPr>
          <w:noProof/>
        </w:rPr>
        <w:lastRenderedPageBreak/>
        <w:drawing>
          <wp:inline distT="0" distB="0" distL="0" distR="0" wp14:anchorId="68596F68" wp14:editId="4A13CC36">
            <wp:extent cx="4572000" cy="23500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350008"/>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55782E" w:rsidRPr="00B856BD" w:rsidRDefault="00CF0157" w:rsidP="002237F4">
      <w:r w:rsidRPr="00B856BD">
        <w:rPr>
          <w:b/>
        </w:rPr>
        <w:t>Note:</w:t>
      </w:r>
      <w:r w:rsidRPr="00B856BD">
        <w:t xml:space="preserve"> </w:t>
      </w:r>
      <w:r w:rsidR="007B384A" w:rsidRPr="00B856BD">
        <w:t>To</w:t>
      </w:r>
      <w:r w:rsidRPr="00B856BD">
        <w:t xml:space="preserve"> edit the </w:t>
      </w:r>
      <w:r w:rsidRPr="00B856BD">
        <w:rPr>
          <w:b/>
        </w:rPr>
        <w:t xml:space="preserve">Server </w:t>
      </w:r>
      <w:r w:rsidR="009D45D5" w:rsidRPr="00B856BD">
        <w:rPr>
          <w:b/>
        </w:rPr>
        <w:t>N</w:t>
      </w:r>
      <w:r w:rsidRPr="00B856BD">
        <w:rPr>
          <w:b/>
        </w:rPr>
        <w:t>ame</w:t>
      </w:r>
      <w:r w:rsidR="009D45D5" w:rsidRPr="00B856BD">
        <w:t xml:space="preserve">, </w:t>
      </w:r>
      <w:r w:rsidRPr="00B856BD">
        <w:t>delete the record</w:t>
      </w:r>
      <w:r w:rsidR="007B384A" w:rsidRPr="00B856BD">
        <w:t>,</w:t>
      </w:r>
      <w:r w:rsidRPr="00B856BD">
        <w:t xml:space="preserve"> and </w:t>
      </w:r>
      <w:r w:rsidR="009D45D5" w:rsidRPr="00B856BD">
        <w:t xml:space="preserve">then </w:t>
      </w:r>
      <w:r w:rsidRPr="00B856BD">
        <w:t xml:space="preserve">add </w:t>
      </w:r>
      <w:r w:rsidR="009D45D5" w:rsidRPr="00B856BD">
        <w:t xml:space="preserve">a </w:t>
      </w:r>
      <w:r w:rsidRPr="00B856BD">
        <w:t>new one.</w:t>
      </w:r>
    </w:p>
    <w:p w:rsidR="007B384A" w:rsidRPr="00B856BD" w:rsidRDefault="009D45D5" w:rsidP="002237F4">
      <w:r w:rsidRPr="00B856BD">
        <w:t>To d</w:t>
      </w:r>
      <w:r w:rsidR="00CF0157" w:rsidRPr="00B856BD">
        <w:t xml:space="preserve">elete </w:t>
      </w:r>
      <w:r w:rsidRPr="00B856BD">
        <w:t xml:space="preserve">a </w:t>
      </w:r>
      <w:r w:rsidR="00CF0157" w:rsidRPr="00B856BD">
        <w:t>TFS instance</w:t>
      </w:r>
      <w:r w:rsidRPr="00B856BD">
        <w:t>,</w:t>
      </w:r>
      <w:r w:rsidR="00CF0157" w:rsidRPr="00B856BD">
        <w:t xml:space="preserve"> </w:t>
      </w:r>
      <w:r w:rsidRPr="00B856BD">
        <w:t>s</w:t>
      </w:r>
      <w:r w:rsidR="00CF0157" w:rsidRPr="00B856BD">
        <w:t>elect the record</w:t>
      </w:r>
      <w:r w:rsidRPr="00B856BD">
        <w:t>,</w:t>
      </w:r>
      <w:r w:rsidR="00CF0157" w:rsidRPr="00B856BD">
        <w:t xml:space="preserve"> and </w:t>
      </w:r>
      <w:r w:rsidRPr="00B856BD">
        <w:t xml:space="preserve">then </w:t>
      </w:r>
      <w:r w:rsidR="00CF0157" w:rsidRPr="00B856BD">
        <w:t xml:space="preserve">click </w:t>
      </w:r>
      <w:r w:rsidR="00CF0157" w:rsidRPr="00B856BD">
        <w:rPr>
          <w:b/>
        </w:rPr>
        <w:t>Delete</w:t>
      </w:r>
      <w:r w:rsidRPr="00B856BD">
        <w:t>.</w:t>
      </w:r>
    </w:p>
    <w:p w:rsidR="00CF0157" w:rsidRPr="00BB632D" w:rsidRDefault="00CF0157" w:rsidP="002237F4">
      <w:pPr>
        <w:rPr>
          <w:sz w:val="18"/>
          <w:szCs w:val="18"/>
        </w:rPr>
      </w:pPr>
    </w:p>
    <w:p w:rsidR="00CF0157" w:rsidRPr="00BB632D" w:rsidRDefault="009D45D5" w:rsidP="002237F4">
      <w:pPr>
        <w:pStyle w:val="Heading3"/>
      </w:pPr>
      <w:bookmarkStart w:id="624" w:name="_Toc330571432"/>
      <w:bookmarkStart w:id="625" w:name="_Toc332983775"/>
      <w:r w:rsidRPr="00BB632D">
        <w:t>To c</w:t>
      </w:r>
      <w:r w:rsidR="00CF0157" w:rsidRPr="00BB632D">
        <w:t xml:space="preserve">onfigure </w:t>
      </w:r>
      <w:r w:rsidRPr="00BB632D">
        <w:t>a</w:t>
      </w:r>
      <w:r w:rsidR="00CF0157" w:rsidRPr="00BB632D">
        <w:t>pplication</w:t>
      </w:r>
      <w:r w:rsidRPr="00BB632D">
        <w:t>-</w:t>
      </w:r>
      <w:r w:rsidR="00CF0157" w:rsidRPr="00BB632D">
        <w:t xml:space="preserve">level </w:t>
      </w:r>
      <w:r w:rsidRPr="00BB632D">
        <w:t>s</w:t>
      </w:r>
      <w:r w:rsidR="00CF0157" w:rsidRPr="00BB632D">
        <w:t>ettings</w:t>
      </w:r>
      <w:r w:rsidRPr="00BB632D">
        <w:t>,</w:t>
      </w:r>
      <w:r w:rsidR="00CF0157" w:rsidRPr="00BB632D">
        <w:t xml:space="preserve"> like </w:t>
      </w:r>
      <w:r w:rsidRPr="00BB632D">
        <w:t>l</w:t>
      </w:r>
      <w:r w:rsidR="00CF0157" w:rsidRPr="00BB632D">
        <w:t>ogs</w:t>
      </w:r>
      <w:r w:rsidRPr="00BB632D">
        <w:t xml:space="preserve"> and</w:t>
      </w:r>
      <w:r w:rsidR="00CF0157" w:rsidRPr="00BB632D">
        <w:t xml:space="preserve"> </w:t>
      </w:r>
      <w:r w:rsidRPr="00BB632D">
        <w:t xml:space="preserve">the </w:t>
      </w:r>
      <w:r w:rsidR="00CF0157" w:rsidRPr="00BB632D">
        <w:t>TFS folder path</w:t>
      </w:r>
      <w:bookmarkEnd w:id="624"/>
      <w:bookmarkEnd w:id="625"/>
    </w:p>
    <w:p w:rsidR="00CF0157" w:rsidRPr="00B856BD" w:rsidRDefault="00CF0157" w:rsidP="002237F4">
      <w:r w:rsidRPr="00B856BD">
        <w:t>Launch Deployment Tracker</w:t>
      </w:r>
      <w:r w:rsidR="009D45D5" w:rsidRPr="00B856BD">
        <w:t>, and then c</w:t>
      </w:r>
      <w:r w:rsidRPr="00B856BD">
        <w:t xml:space="preserve">lick </w:t>
      </w:r>
      <w:r w:rsidRPr="00B856BD">
        <w:rPr>
          <w:b/>
        </w:rPr>
        <w:t>Configure Deployment Tool</w:t>
      </w:r>
      <w:r w:rsidR="009D45D5" w:rsidRPr="00B856BD">
        <w:t>. The following window appears:</w:t>
      </w:r>
    </w:p>
    <w:p w:rsidR="007A546D" w:rsidRPr="00BB632D" w:rsidRDefault="007A546D" w:rsidP="007A546D">
      <w:pPr>
        <w:pStyle w:val="BodyText"/>
        <w:spacing w:before="0"/>
        <w:rPr>
          <w:rFonts w:asciiTheme="minorHAnsi" w:hAnsiTheme="minorHAnsi" w:cstheme="minorHAnsi"/>
          <w:sz w:val="10"/>
          <w:szCs w:val="10"/>
        </w:rPr>
      </w:pPr>
    </w:p>
    <w:p w:rsidR="00CF0157" w:rsidRPr="00BB632D" w:rsidRDefault="001C0A21" w:rsidP="002237F4">
      <w:pPr>
        <w:pStyle w:val="Art"/>
      </w:pPr>
      <w:r w:rsidRPr="00BB632D">
        <w:rPr>
          <w:noProof/>
        </w:rPr>
        <w:drawing>
          <wp:inline distT="0" distB="0" distL="0" distR="0" wp14:anchorId="748E0EE1" wp14:editId="08DDB0B9">
            <wp:extent cx="4572000" cy="2304288"/>
            <wp:effectExtent l="0" t="0" r="0" b="1270"/>
            <wp:docPr id="2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304288"/>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AE27AD" w:rsidRPr="00B856BD" w:rsidRDefault="00AE27AD" w:rsidP="002237F4">
      <w:ins w:id="626" w:author="Kelly Vomacka (Evergreen Group)" w:date="2012-08-16T16:06:00Z">
        <w:r w:rsidRPr="00B856BD">
          <w:t>To manage application-level settings, i</w:t>
        </w:r>
      </w:ins>
      <w:del w:id="627" w:author="Kelly Vomacka (Evergreen Group)" w:date="2012-08-16T16:06:00Z">
        <w:r w:rsidR="009D45D5" w:rsidRPr="00B856BD" w:rsidDel="00AE27AD">
          <w:delText>I</w:delText>
        </w:r>
      </w:del>
      <w:r w:rsidR="009D45D5" w:rsidRPr="00B856BD">
        <w:t xml:space="preserve">n </w:t>
      </w:r>
      <w:r w:rsidR="00CF0157" w:rsidRPr="00B856BD">
        <w:rPr>
          <w:b/>
        </w:rPr>
        <w:t>General Settings</w:t>
      </w:r>
      <w:r w:rsidR="00CF0157" w:rsidRPr="00B856BD">
        <w:t xml:space="preserve">, </w:t>
      </w:r>
      <w:del w:id="628" w:author="Kelly Vomacka (Evergreen Group)" w:date="2012-08-16T16:06:00Z">
        <w:r w:rsidR="009D45D5" w:rsidRPr="00B856BD" w:rsidDel="00AE27AD">
          <w:delText xml:space="preserve">you </w:delText>
        </w:r>
        <w:r w:rsidR="0055782E" w:rsidRPr="00B856BD" w:rsidDel="00AE27AD">
          <w:delText xml:space="preserve">can manage </w:delText>
        </w:r>
        <w:r w:rsidR="009D45D5" w:rsidRPr="00B856BD" w:rsidDel="00AE27AD">
          <w:delText>a</w:delText>
        </w:r>
        <w:r w:rsidR="0055782E" w:rsidRPr="00B856BD" w:rsidDel="00AE27AD">
          <w:delText>pplication</w:delText>
        </w:r>
        <w:r w:rsidR="009D45D5" w:rsidRPr="00B856BD" w:rsidDel="00AE27AD">
          <w:delText>-</w:delText>
        </w:r>
        <w:r w:rsidR="0055782E" w:rsidRPr="00B856BD" w:rsidDel="00AE27AD">
          <w:delText xml:space="preserve">level </w:delText>
        </w:r>
        <w:r w:rsidR="009D45D5" w:rsidRPr="00B856BD" w:rsidDel="00AE27AD">
          <w:delText>s</w:delText>
        </w:r>
        <w:r w:rsidR="0055782E" w:rsidRPr="00B856BD" w:rsidDel="00AE27AD">
          <w:delText>ettings</w:delText>
        </w:r>
      </w:del>
      <w:del w:id="629" w:author="Kelly Vomacka (Evergreen Group)" w:date="2012-08-16T16:04:00Z">
        <w:r w:rsidR="009D45D5" w:rsidRPr="00B856BD" w:rsidDel="00AE27AD">
          <w:delText>,</w:delText>
        </w:r>
        <w:r w:rsidR="00DA5D38" w:rsidRPr="00B856BD" w:rsidDel="00AE27AD">
          <w:delText xml:space="preserve"> as follows</w:delText>
        </w:r>
      </w:del>
      <w:ins w:id="630" w:author="Kelly Vomacka (Evergreen Group)" w:date="2012-08-16T16:04:00Z">
        <w:r w:rsidRPr="00B856BD">
          <w:t>navigat</w:t>
        </w:r>
      </w:ins>
      <w:ins w:id="631" w:author="Kelly Vomacka (Evergreen Group)" w:date="2012-08-16T16:06:00Z">
        <w:r w:rsidRPr="00B856BD">
          <w:t>e</w:t>
        </w:r>
      </w:ins>
      <w:ins w:id="632" w:author="Kelly Vomacka (Evergreen Group)" w:date="2012-08-16T16:04:00Z">
        <w:r w:rsidRPr="00B856BD">
          <w:t xml:space="preserve"> to one of the following </w:t>
        </w:r>
      </w:ins>
      <w:ins w:id="633" w:author="Kelly Vomacka (Evergreen Group)" w:date="2012-08-16T16:06:00Z">
        <w:r w:rsidRPr="00B856BD">
          <w:t>folders</w:t>
        </w:r>
      </w:ins>
      <w:r w:rsidRPr="00B856BD">
        <w:t>:</w:t>
      </w:r>
    </w:p>
    <w:p w:rsidR="007A546D" w:rsidRPr="00BB632D" w:rsidRDefault="007A546D" w:rsidP="007A546D">
      <w:pPr>
        <w:pStyle w:val="BodyText"/>
        <w:spacing w:before="0"/>
        <w:rPr>
          <w:rFonts w:asciiTheme="minorHAnsi" w:hAnsiTheme="minorHAnsi" w:cstheme="minorHAnsi"/>
          <w:sz w:val="10"/>
          <w:szCs w:val="10"/>
        </w:rPr>
      </w:pPr>
    </w:p>
    <w:p w:rsidR="0055782E" w:rsidRPr="00BB632D" w:rsidRDefault="001C0A21" w:rsidP="002237F4">
      <w:pPr>
        <w:pStyle w:val="Art"/>
      </w:pPr>
      <w:r w:rsidRPr="00BB632D">
        <w:rPr>
          <w:noProof/>
        </w:rPr>
        <w:lastRenderedPageBreak/>
        <w:drawing>
          <wp:inline distT="0" distB="0" distL="0" distR="0" wp14:anchorId="3BD15ABC" wp14:editId="6992BA9B">
            <wp:extent cx="1846580" cy="1727835"/>
            <wp:effectExtent l="19050" t="19050" r="20320" b="24765"/>
            <wp:docPr id="1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6580" cy="1727835"/>
                    </a:xfrm>
                    <a:prstGeom prst="rect">
                      <a:avLst/>
                    </a:prstGeom>
                    <a:noFill/>
                    <a:ln>
                      <a:solidFill>
                        <a:schemeClr val="tx1"/>
                      </a:solidFill>
                    </a:ln>
                  </pic:spPr>
                </pic:pic>
              </a:graphicData>
            </a:graphic>
          </wp:inline>
        </w:drawing>
      </w:r>
    </w:p>
    <w:p w:rsidR="007A546D" w:rsidRPr="00BB632D" w:rsidRDefault="007A546D" w:rsidP="00AE27AD">
      <w:pPr>
        <w:pStyle w:val="BodyText"/>
        <w:spacing w:before="0"/>
        <w:rPr>
          <w:rFonts w:asciiTheme="minorHAnsi" w:hAnsiTheme="minorHAnsi" w:cstheme="minorHAnsi"/>
          <w:sz w:val="10"/>
          <w:szCs w:val="10"/>
        </w:rPr>
      </w:pPr>
    </w:p>
    <w:p w:rsidR="0055782E" w:rsidRPr="00B856BD" w:rsidRDefault="0055782E" w:rsidP="002237F4">
      <w:pPr>
        <w:pStyle w:val="BulletList"/>
      </w:pPr>
      <w:commentRangeStart w:id="634"/>
      <w:r w:rsidRPr="00B856BD">
        <w:rPr>
          <w:b/>
        </w:rPr>
        <w:t xml:space="preserve">Deployment </w:t>
      </w:r>
      <w:commentRangeEnd w:id="634"/>
      <w:r w:rsidR="00AE27AD" w:rsidRPr="00B856BD">
        <w:rPr>
          <w:rStyle w:val="CommentReference"/>
          <w:rFonts w:asciiTheme="minorHAnsi" w:hAnsiTheme="minorHAnsi" w:cstheme="minorHAnsi"/>
          <w:sz w:val="24"/>
          <w:szCs w:val="24"/>
        </w:rPr>
        <w:commentReference w:id="634"/>
      </w:r>
      <w:r w:rsidRPr="00B856BD">
        <w:rPr>
          <w:b/>
        </w:rPr>
        <w:t xml:space="preserve">Logs </w:t>
      </w:r>
      <w:r w:rsidR="00AE27AD" w:rsidRPr="00B856BD">
        <w:rPr>
          <w:b/>
        </w:rPr>
        <w:t>f</w:t>
      </w:r>
      <w:r w:rsidRPr="00B856BD">
        <w:rPr>
          <w:b/>
        </w:rPr>
        <w:t>older:</w:t>
      </w:r>
      <w:r w:rsidR="0060289D" w:rsidRPr="00B856BD">
        <w:t xml:space="preserve"> </w:t>
      </w:r>
      <w:r w:rsidR="00AE27AD" w:rsidRPr="00B856BD">
        <w:t xml:space="preserve">Configurable local folder </w:t>
      </w:r>
      <w:del w:id="635" w:author="Kelly Vomacka (Evergreen Group)" w:date="2012-08-16T16:09:00Z">
        <w:r w:rsidR="00AE27AD" w:rsidRPr="00B856BD" w:rsidDel="00AE27AD">
          <w:delText xml:space="preserve">location </w:delText>
        </w:r>
      </w:del>
      <w:r w:rsidR="00AE27AD" w:rsidRPr="00B856BD">
        <w:t xml:space="preserve">where a log file </w:t>
      </w:r>
      <w:del w:id="636" w:author="Kelly Vomacka (Evergreen Group)" w:date="2012-08-16T16:09:00Z">
        <w:r w:rsidR="00AE27AD" w:rsidRPr="00B856BD" w:rsidDel="00AE27AD">
          <w:delText xml:space="preserve">gets </w:delText>
        </w:r>
      </w:del>
      <w:ins w:id="637" w:author="Kelly Vomacka (Evergreen Group)" w:date="2012-08-16T16:09:00Z">
        <w:r w:rsidR="00AE27AD" w:rsidRPr="00B856BD">
          <w:t xml:space="preserve">is </w:t>
        </w:r>
      </w:ins>
      <w:r w:rsidR="00AE27AD" w:rsidRPr="00B856BD">
        <w:t xml:space="preserve">created for each day </w:t>
      </w:r>
      <w:ins w:id="638" w:author="Kelly Vomacka (Evergreen Group)" w:date="2012-08-16T16:09:00Z">
        <w:r w:rsidR="00AE27AD" w:rsidRPr="00B856BD">
          <w:t xml:space="preserve">that </w:t>
        </w:r>
      </w:ins>
      <w:r w:rsidR="00AE27AD" w:rsidRPr="00B856BD">
        <w:t xml:space="preserve">the tool </w:t>
      </w:r>
      <w:del w:id="639" w:author="Kelly Vomacka (Evergreen Group)" w:date="2012-08-16T16:09:00Z">
        <w:r w:rsidR="00AE27AD" w:rsidRPr="00B856BD" w:rsidDel="00AE27AD">
          <w:delText xml:space="preserve">has been </w:delText>
        </w:r>
      </w:del>
      <w:ins w:id="640" w:author="Kelly Vomacka (Evergreen Group)" w:date="2012-08-16T16:09:00Z">
        <w:r w:rsidR="00AE27AD" w:rsidRPr="00B856BD">
          <w:t xml:space="preserve">is </w:t>
        </w:r>
      </w:ins>
      <w:r w:rsidR="00AE27AD" w:rsidRPr="00B856BD">
        <w:t xml:space="preserve">accessed and </w:t>
      </w:r>
      <w:ins w:id="641" w:author="Kelly Vomacka (Evergreen Group)" w:date="2012-08-16T16:09:00Z">
        <w:r w:rsidR="00AE27AD" w:rsidRPr="00B856BD">
          <w:t xml:space="preserve">which </w:t>
        </w:r>
      </w:ins>
      <w:r w:rsidR="00AE27AD" w:rsidRPr="00B856BD">
        <w:t>contains application</w:t>
      </w:r>
      <w:del w:id="642" w:author="Kelly Vomacka (Evergreen Group)" w:date="2012-08-16T16:09:00Z">
        <w:r w:rsidR="00AE27AD" w:rsidRPr="00B856BD" w:rsidDel="00AE27AD">
          <w:delText xml:space="preserve"> </w:delText>
        </w:r>
      </w:del>
      <w:ins w:id="643" w:author="Kelly Vomacka (Evergreen Group)" w:date="2012-08-16T16:09:00Z">
        <w:r w:rsidR="00AE27AD" w:rsidRPr="00B856BD">
          <w:t>-</w:t>
        </w:r>
      </w:ins>
      <w:r w:rsidR="00AE27AD" w:rsidRPr="00B856BD">
        <w:t>level error information (if any)</w:t>
      </w:r>
      <w:r w:rsidR="0060289D" w:rsidRPr="00B856BD">
        <w:t>.</w:t>
      </w:r>
    </w:p>
    <w:p w:rsidR="0055782E" w:rsidRPr="00B856BD" w:rsidRDefault="0055782E" w:rsidP="002237F4">
      <w:pPr>
        <w:pStyle w:val="BulletList"/>
      </w:pPr>
      <w:r w:rsidRPr="00B856BD">
        <w:rPr>
          <w:b/>
        </w:rPr>
        <w:t xml:space="preserve">TFS </w:t>
      </w:r>
      <w:commentRangeStart w:id="644"/>
      <w:r w:rsidRPr="00B856BD">
        <w:rPr>
          <w:b/>
        </w:rPr>
        <w:t xml:space="preserve">Working </w:t>
      </w:r>
      <w:commentRangeEnd w:id="644"/>
      <w:r w:rsidR="00AE27AD" w:rsidRPr="00B856BD">
        <w:rPr>
          <w:rStyle w:val="CommentReference"/>
          <w:rFonts w:asciiTheme="minorHAnsi" w:hAnsiTheme="minorHAnsi" w:cstheme="minorHAnsi"/>
          <w:sz w:val="24"/>
          <w:szCs w:val="24"/>
        </w:rPr>
        <w:commentReference w:id="644"/>
      </w:r>
      <w:r w:rsidR="00AE27AD" w:rsidRPr="00B856BD">
        <w:rPr>
          <w:b/>
        </w:rPr>
        <w:t>f</w:t>
      </w:r>
      <w:r w:rsidRPr="00B856BD">
        <w:rPr>
          <w:b/>
        </w:rPr>
        <w:t>older:</w:t>
      </w:r>
      <w:r w:rsidRPr="00B856BD">
        <w:t xml:space="preserve"> </w:t>
      </w:r>
      <w:r w:rsidR="00AE27AD" w:rsidRPr="00B856BD">
        <w:t xml:space="preserve">Folder </w:t>
      </w:r>
      <w:del w:id="645" w:author="Kelly Vomacka (Evergreen Group)" w:date="2012-08-16T16:10:00Z">
        <w:r w:rsidR="00AE27AD" w:rsidRPr="00B856BD" w:rsidDel="00AE27AD">
          <w:delText xml:space="preserve">location </w:delText>
        </w:r>
      </w:del>
      <w:r w:rsidR="00AE27AD" w:rsidRPr="00B856BD">
        <w:t>where label</w:t>
      </w:r>
      <w:del w:id="646" w:author="Kelly Vomacka (Evergreen Group)" w:date="2012-08-16T16:10:00Z">
        <w:r w:rsidR="00AE27AD" w:rsidRPr="00B856BD" w:rsidDel="00AE27AD">
          <w:delText>l</w:delText>
        </w:r>
      </w:del>
      <w:proofErr w:type="gramStart"/>
      <w:r w:rsidR="00AE27AD" w:rsidRPr="00B856BD">
        <w:t>ed</w:t>
      </w:r>
      <w:proofErr w:type="gramEnd"/>
      <w:r w:rsidR="00AE27AD" w:rsidRPr="00B856BD">
        <w:t xml:space="preserve"> code </w:t>
      </w:r>
      <w:del w:id="647" w:author="Kelly Vomacka (Evergreen Group)" w:date="2012-08-16T16:10:00Z">
        <w:r w:rsidR="00AE27AD" w:rsidRPr="00B856BD" w:rsidDel="00AE27AD">
          <w:delText xml:space="preserve">gets </w:delText>
        </w:r>
      </w:del>
      <w:ins w:id="648" w:author="Kelly Vomacka (Evergreen Group)" w:date="2012-08-16T16:10:00Z">
        <w:r w:rsidR="00AE27AD" w:rsidRPr="00B856BD">
          <w:t xml:space="preserve">is </w:t>
        </w:r>
      </w:ins>
      <w:r w:rsidR="00AE27AD" w:rsidRPr="00B856BD">
        <w:t>downloaded from TFS</w:t>
      </w:r>
      <w:r w:rsidRPr="00B856BD">
        <w:t>.</w:t>
      </w:r>
    </w:p>
    <w:p w:rsidR="00AE27AD" w:rsidRPr="00B856BD" w:rsidRDefault="0055782E" w:rsidP="002237F4">
      <w:pPr>
        <w:pStyle w:val="BulletList"/>
      </w:pPr>
      <w:r w:rsidRPr="00B856BD">
        <w:rPr>
          <w:b/>
        </w:rPr>
        <w:t xml:space="preserve">AppLogs </w:t>
      </w:r>
      <w:r w:rsidR="00AE27AD" w:rsidRPr="00B856BD">
        <w:rPr>
          <w:b/>
        </w:rPr>
        <w:t>f</w:t>
      </w:r>
      <w:r w:rsidRPr="00B856BD">
        <w:rPr>
          <w:b/>
        </w:rPr>
        <w:t>older:</w:t>
      </w:r>
      <w:r w:rsidRPr="00B856BD">
        <w:t xml:space="preserve"> </w:t>
      </w:r>
      <w:r w:rsidR="00AE27AD" w:rsidRPr="00B856BD">
        <w:t xml:space="preserve">Folder </w:t>
      </w:r>
      <w:del w:id="649" w:author="Kelly Vomacka (Evergreen Group)" w:date="2012-08-16T16:10:00Z">
        <w:r w:rsidR="00AE27AD" w:rsidRPr="00B856BD" w:rsidDel="00AE27AD">
          <w:delText xml:space="preserve">locations </w:delText>
        </w:r>
      </w:del>
      <w:r w:rsidR="00AE27AD" w:rsidRPr="00B856BD">
        <w:t xml:space="preserve">where TFS, </w:t>
      </w:r>
      <w:r w:rsidR="009A4E20">
        <w:t>MS Build Server</w:t>
      </w:r>
      <w:ins w:id="650" w:author="Kelly Vomacka (Evergreen Group)" w:date="2012-08-16T16:10:00Z">
        <w:r w:rsidR="00AE27AD" w:rsidRPr="00B856BD">
          <w:t>,</w:t>
        </w:r>
      </w:ins>
      <w:r w:rsidR="00AE27AD" w:rsidRPr="00B856BD">
        <w:t xml:space="preserve"> and Deploy logs exist for each deployment</w:t>
      </w:r>
      <w:r w:rsidR="006C6A91" w:rsidRPr="00B856BD">
        <w:t>.</w:t>
      </w:r>
    </w:p>
    <w:p w:rsidR="00DA5D38" w:rsidRPr="00B856BD" w:rsidRDefault="0055782E" w:rsidP="002237F4">
      <w:pPr>
        <w:pStyle w:val="BulletList"/>
      </w:pPr>
      <w:r w:rsidRPr="00B856BD">
        <w:rPr>
          <w:b/>
        </w:rPr>
        <w:t xml:space="preserve">Maximum </w:t>
      </w:r>
      <w:r w:rsidR="00DA5D38" w:rsidRPr="00B856BD">
        <w:rPr>
          <w:b/>
        </w:rPr>
        <w:t>p</w:t>
      </w:r>
      <w:r w:rsidRPr="00B856BD">
        <w:rPr>
          <w:b/>
        </w:rPr>
        <w:t xml:space="preserve">arallel </w:t>
      </w:r>
      <w:r w:rsidR="00DA5D38" w:rsidRPr="00B856BD">
        <w:rPr>
          <w:b/>
        </w:rPr>
        <w:t>t</w:t>
      </w:r>
      <w:r w:rsidRPr="00B856BD">
        <w:rPr>
          <w:b/>
        </w:rPr>
        <w:t>ask</w:t>
      </w:r>
      <w:r w:rsidR="00DA5D38" w:rsidRPr="00B856BD">
        <w:rPr>
          <w:b/>
        </w:rPr>
        <w:t>s</w:t>
      </w:r>
      <w:r w:rsidRPr="00B856BD">
        <w:rPr>
          <w:b/>
        </w:rPr>
        <w:t xml:space="preserve">: </w:t>
      </w:r>
      <w:r w:rsidR="00AE27AD" w:rsidRPr="00B856BD">
        <w:t xml:space="preserve">Specifies </w:t>
      </w:r>
      <w:ins w:id="651" w:author="Kelly Vomacka (Evergreen Group)" w:date="2012-08-16T16:11:00Z">
        <w:r w:rsidR="00AE27AD" w:rsidRPr="00B856BD">
          <w:t xml:space="preserve">how many </w:t>
        </w:r>
      </w:ins>
      <w:del w:id="652" w:author="Kelly Vomacka (Evergreen Group)" w:date="2012-08-16T16:11:00Z">
        <w:r w:rsidR="00AE27AD" w:rsidRPr="00B856BD" w:rsidDel="00AE27AD">
          <w:delText xml:space="preserve">number of </w:delText>
        </w:r>
      </w:del>
      <w:r w:rsidR="00AE27AD" w:rsidRPr="00B856BD">
        <w:t>parallel deployment process</w:t>
      </w:r>
      <w:ins w:id="653" w:author="Kelly Vomacka (Evergreen Group)" w:date="2012-08-16T16:11:00Z">
        <w:r w:rsidR="00AE27AD" w:rsidRPr="00B856BD">
          <w:t>es</w:t>
        </w:r>
      </w:ins>
      <w:r w:rsidR="00AE27AD" w:rsidRPr="00B856BD">
        <w:t xml:space="preserve"> </w:t>
      </w:r>
      <w:del w:id="654" w:author="Kelly Vomacka (Evergreen Group)" w:date="2012-08-16T16:11:00Z">
        <w:r w:rsidR="00AE27AD" w:rsidRPr="00B856BD" w:rsidDel="00AE27AD">
          <w:delText xml:space="preserve">allowed </w:delText>
        </w:r>
      </w:del>
      <w:ins w:id="655" w:author="Kelly Vomacka (Evergreen Group)" w:date="2012-08-16T16:11:00Z">
        <w:r w:rsidR="00AE27AD" w:rsidRPr="00B856BD">
          <w:t xml:space="preserve">to allow </w:t>
        </w:r>
      </w:ins>
      <w:r w:rsidR="00AE27AD" w:rsidRPr="00B856BD">
        <w:t>for the application</w:t>
      </w:r>
      <w:ins w:id="656" w:author="Kelly Vomacka (Evergreen Group)" w:date="2012-08-16T16:11:00Z">
        <w:r w:rsidR="00AE27AD" w:rsidRPr="00B856BD">
          <w:t xml:space="preserve"> </w:t>
        </w:r>
      </w:ins>
      <w:r w:rsidR="00AE27AD" w:rsidRPr="00B856BD">
        <w:t>(configurable).</w:t>
      </w:r>
      <w:del w:id="657" w:author="Kelly Vomacka (Evergreen Group)" w:date="2012-08-16T16:11:00Z">
        <w:r w:rsidR="00DA5D38" w:rsidRPr="00B856BD" w:rsidDel="00AE27AD">
          <w:delText>.</w:delText>
        </w:r>
      </w:del>
    </w:p>
    <w:p w:rsidR="00AE27AD" w:rsidRPr="00B856BD" w:rsidRDefault="00AE27AD" w:rsidP="002237F4">
      <w:pPr>
        <w:pStyle w:val="BulletList"/>
      </w:pPr>
      <w:commentRangeStart w:id="658"/>
      <w:r w:rsidRPr="00B856BD">
        <w:rPr>
          <w:b/>
        </w:rPr>
        <w:t xml:space="preserve">Local DB </w:t>
      </w:r>
      <w:del w:id="659" w:author="Kelly Vomacka (Evergreen Group)" w:date="2012-08-16T16:12:00Z">
        <w:r w:rsidRPr="00B856BD" w:rsidDel="00AE27AD">
          <w:rPr>
            <w:b/>
          </w:rPr>
          <w:delText>C</w:delText>
        </w:r>
      </w:del>
      <w:ins w:id="660" w:author="Kelly Vomacka (Evergreen Group)" w:date="2012-08-16T16:12:00Z">
        <w:r w:rsidRPr="00B856BD">
          <w:rPr>
            <w:b/>
          </w:rPr>
          <w:t>c</w:t>
        </w:r>
      </w:ins>
      <w:r w:rsidRPr="00B856BD">
        <w:rPr>
          <w:b/>
        </w:rPr>
        <w:t xml:space="preserve">onnection </w:t>
      </w:r>
      <w:del w:id="661" w:author="Kelly Vomacka (Evergreen Group)" w:date="2012-08-16T16:12:00Z">
        <w:r w:rsidRPr="00B856BD" w:rsidDel="00AE27AD">
          <w:rPr>
            <w:b/>
          </w:rPr>
          <w:delText>S</w:delText>
        </w:r>
      </w:del>
      <w:ins w:id="662" w:author="Kelly Vomacka (Evergreen Group)" w:date="2012-08-16T16:12:00Z">
        <w:r w:rsidRPr="00B856BD">
          <w:rPr>
            <w:b/>
          </w:rPr>
          <w:t>s</w:t>
        </w:r>
      </w:ins>
      <w:r w:rsidRPr="00B856BD">
        <w:rPr>
          <w:b/>
        </w:rPr>
        <w:t xml:space="preserve">tring: </w:t>
      </w:r>
      <w:del w:id="663" w:author="Kelly Vomacka (Evergreen Group)" w:date="2012-08-16T16:13:00Z">
        <w:r w:rsidRPr="00B856BD" w:rsidDel="00AE27AD">
          <w:delText>Folder p</w:delText>
        </w:r>
      </w:del>
      <w:ins w:id="664" w:author="Kelly Vomacka (Evergreen Group)" w:date="2012-08-16T16:13:00Z">
        <w:r w:rsidRPr="00B856BD">
          <w:t>P</w:t>
        </w:r>
      </w:ins>
      <w:r w:rsidRPr="00B856BD">
        <w:t xml:space="preserve">ath </w:t>
      </w:r>
      <w:del w:id="665" w:author="Kelly Vomacka (Evergreen Group)" w:date="2012-08-16T16:12:00Z">
        <w:r w:rsidRPr="00B856BD" w:rsidDel="00AE27AD">
          <w:delText xml:space="preserve">where </w:delText>
        </w:r>
      </w:del>
      <w:ins w:id="666" w:author="Kelly Vomacka (Evergreen Group)" w:date="2012-08-16T16:12:00Z">
        <w:r w:rsidRPr="00B856BD">
          <w:t xml:space="preserve">of the </w:t>
        </w:r>
      </w:ins>
      <w:r w:rsidRPr="00B856BD">
        <w:t xml:space="preserve">.sdf </w:t>
      </w:r>
      <w:del w:id="667" w:author="Kelly Vomacka (Evergreen Group)" w:date="2012-08-16T16:12:00Z">
        <w:r w:rsidRPr="00B856BD" w:rsidDel="00AE27AD">
          <w:delText>exist</w:delText>
        </w:r>
      </w:del>
      <w:ins w:id="668" w:author="Kelly Vomacka (Evergreen Group)" w:date="2012-08-16T16:12:00Z">
        <w:r w:rsidRPr="00B856BD">
          <w:t>file</w:t>
        </w:r>
      </w:ins>
      <w:r w:rsidRPr="00B856BD">
        <w:t>.</w:t>
      </w:r>
      <w:commentRangeEnd w:id="658"/>
      <w:r w:rsidRPr="00B856BD">
        <w:rPr>
          <w:rStyle w:val="CommentReference"/>
          <w:rFonts w:asciiTheme="minorHAnsi" w:hAnsiTheme="minorHAnsi" w:cstheme="minorHAnsi"/>
          <w:sz w:val="24"/>
          <w:szCs w:val="24"/>
        </w:rPr>
        <w:commentReference w:id="658"/>
      </w:r>
    </w:p>
    <w:p w:rsidR="0055782E" w:rsidRPr="00B856BD" w:rsidRDefault="0055782E" w:rsidP="002237F4">
      <w:pPr>
        <w:pStyle w:val="BulletList"/>
        <w:rPr>
          <w:b/>
        </w:rPr>
      </w:pPr>
      <w:r w:rsidRPr="00B856BD">
        <w:rPr>
          <w:b/>
        </w:rPr>
        <w:t xml:space="preserve">Number of </w:t>
      </w:r>
      <w:ins w:id="669" w:author="Kelly Vomacka (Evergreen Group)" w:date="2012-08-16T16:13:00Z">
        <w:r w:rsidR="00AE27AD" w:rsidRPr="00B856BD">
          <w:rPr>
            <w:b/>
          </w:rPr>
          <w:t>t</w:t>
        </w:r>
      </w:ins>
      <w:del w:id="670" w:author="Kelly Vomacka (Evergreen Group)" w:date="2012-08-16T16:13:00Z">
        <w:r w:rsidR="0053043D" w:rsidRPr="00B856BD" w:rsidDel="00AE27AD">
          <w:rPr>
            <w:b/>
          </w:rPr>
          <w:delText>T</w:delText>
        </w:r>
      </w:del>
      <w:r w:rsidR="0053043D" w:rsidRPr="00B856BD">
        <w:rPr>
          <w:b/>
        </w:rPr>
        <w:t xml:space="preserve">ries: </w:t>
      </w:r>
      <w:r w:rsidR="00DA5D38" w:rsidRPr="00B856BD">
        <w:t>How many</w:t>
      </w:r>
      <w:r w:rsidR="0053043D" w:rsidRPr="00B856BD">
        <w:t xml:space="preserve"> times the tool </w:t>
      </w:r>
      <w:del w:id="671" w:author="Kelly Vomacka (Evergreen Group)" w:date="2012-08-16T16:13:00Z">
        <w:r w:rsidR="0053043D" w:rsidRPr="00B856BD" w:rsidDel="00AE27AD">
          <w:delText>re</w:delText>
        </w:r>
      </w:del>
      <w:r w:rsidR="0053043D" w:rsidRPr="00B856BD">
        <w:t xml:space="preserve">tries to communicate </w:t>
      </w:r>
      <w:r w:rsidR="00DA5D38" w:rsidRPr="00B856BD">
        <w:t>with</w:t>
      </w:r>
      <w:r w:rsidR="0053043D" w:rsidRPr="00B856BD">
        <w:t xml:space="preserve"> </w:t>
      </w:r>
      <w:r w:rsidR="00DA5D38" w:rsidRPr="00B856BD">
        <w:t xml:space="preserve">Windows </w:t>
      </w:r>
      <w:r w:rsidR="0053043D" w:rsidRPr="00B856BD">
        <w:t>Azure</w:t>
      </w:r>
      <w:del w:id="672" w:author="Kelly Vomacka (Evergreen Group)" w:date="2012-08-16T16:13:00Z">
        <w:r w:rsidR="0053043D" w:rsidRPr="00B856BD" w:rsidDel="00AE27AD">
          <w:delText xml:space="preserve"> if fails on </w:delText>
        </w:r>
        <w:r w:rsidR="00DA5D38" w:rsidRPr="00B856BD" w:rsidDel="00AE27AD">
          <w:delText xml:space="preserve">the </w:delText>
        </w:r>
        <w:r w:rsidR="0053043D" w:rsidRPr="00B856BD" w:rsidDel="00AE27AD">
          <w:delText>initial try</w:delText>
        </w:r>
      </w:del>
      <w:r w:rsidR="0053043D" w:rsidRPr="00B856BD">
        <w:t>.</w:t>
      </w:r>
    </w:p>
    <w:p w:rsidR="0055782E" w:rsidRPr="00B856BD" w:rsidRDefault="0055782E" w:rsidP="002237F4">
      <w:pPr>
        <w:pStyle w:val="BulletList"/>
      </w:pPr>
      <w:r w:rsidRPr="00B856BD">
        <w:rPr>
          <w:b/>
        </w:rPr>
        <w:t>Azure Publish</w:t>
      </w:r>
      <w:r w:rsidR="0082155C">
        <w:rPr>
          <w:b/>
        </w:rPr>
        <w:t xml:space="preserve"> </w:t>
      </w:r>
      <w:ins w:id="673" w:author="Kelly Vomacka (Evergreen Group)" w:date="2012-08-16T16:14:00Z">
        <w:r w:rsidR="005470B2" w:rsidRPr="00B856BD">
          <w:rPr>
            <w:b/>
          </w:rPr>
          <w:t>S</w:t>
        </w:r>
      </w:ins>
      <w:del w:id="674" w:author="Kelly Vomacka (Evergreen Group)" w:date="2012-08-16T16:14:00Z">
        <w:r w:rsidRPr="00B856BD" w:rsidDel="005470B2">
          <w:rPr>
            <w:b/>
          </w:rPr>
          <w:delText>s</w:delText>
        </w:r>
      </w:del>
      <w:r w:rsidRPr="00B856BD">
        <w:rPr>
          <w:b/>
        </w:rPr>
        <w:t xml:space="preserve">ettings </w:t>
      </w:r>
      <w:r w:rsidR="00DA5D38" w:rsidRPr="00B856BD">
        <w:rPr>
          <w:b/>
        </w:rPr>
        <w:t>l</w:t>
      </w:r>
      <w:r w:rsidRPr="00B856BD">
        <w:rPr>
          <w:b/>
        </w:rPr>
        <w:t>ink:</w:t>
      </w:r>
      <w:r w:rsidRPr="00B856BD">
        <w:t xml:space="preserve"> </w:t>
      </w:r>
      <w:del w:id="675" w:author="Kelly Vomacka (Evergreen Group)" w:date="2012-08-16T16:14:00Z">
        <w:r w:rsidR="00142BEA" w:rsidRPr="00B856BD" w:rsidDel="005470B2">
          <w:delText>L</w:delText>
        </w:r>
        <w:r w:rsidRPr="00B856BD" w:rsidDel="005470B2">
          <w:delText>ink w</w:delText>
        </w:r>
      </w:del>
      <w:ins w:id="676" w:author="Kelly Vomacka (Evergreen Group)" w:date="2012-08-16T16:14:00Z">
        <w:r w:rsidR="005470B2" w:rsidRPr="00B856BD">
          <w:t>W</w:t>
        </w:r>
      </w:ins>
      <w:r w:rsidRPr="00B856BD">
        <w:t xml:space="preserve">here </w:t>
      </w:r>
      <w:ins w:id="677" w:author="Kelly Vomacka (Evergreen Group)" w:date="2012-08-16T16:14:00Z">
        <w:r w:rsidR="005470B2" w:rsidRPr="00B856BD">
          <w:t xml:space="preserve">you can download </w:t>
        </w:r>
      </w:ins>
      <w:r w:rsidR="00DA5D38" w:rsidRPr="00B856BD">
        <w:t>the Windows A</w:t>
      </w:r>
      <w:r w:rsidRPr="00B856BD">
        <w:t>zure Publish</w:t>
      </w:r>
      <w:r w:rsidR="0082155C">
        <w:t xml:space="preserve"> </w:t>
      </w:r>
      <w:del w:id="678" w:author="Kelly Vomacka (Evergreen Group)" w:date="2012-08-16T16:14:00Z">
        <w:r w:rsidRPr="00B856BD" w:rsidDel="005470B2">
          <w:delText>s</w:delText>
        </w:r>
      </w:del>
      <w:ins w:id="679" w:author="Kelly Vomacka (Evergreen Group)" w:date="2012-08-16T16:14:00Z">
        <w:r w:rsidR="005470B2" w:rsidRPr="00B856BD">
          <w:t>S</w:t>
        </w:r>
      </w:ins>
      <w:r w:rsidRPr="00B856BD">
        <w:t xml:space="preserve">ettings file </w:t>
      </w:r>
      <w:del w:id="680" w:author="Kelly Vomacka (Evergreen Group)" w:date="2012-08-16T16:14:00Z">
        <w:r w:rsidRPr="00B856BD" w:rsidDel="005470B2">
          <w:delText>can be downloaded</w:delText>
        </w:r>
        <w:r w:rsidR="00DA5D38" w:rsidRPr="00B856BD" w:rsidDel="005470B2">
          <w:delText xml:space="preserve"> </w:delText>
        </w:r>
      </w:del>
      <w:r w:rsidR="00DA5D38" w:rsidRPr="00B856BD">
        <w:t>from</w:t>
      </w:r>
      <w:r w:rsidRPr="00B856BD">
        <w:t>.</w:t>
      </w:r>
    </w:p>
    <w:p w:rsidR="003C28E4" w:rsidRPr="00B856BD" w:rsidRDefault="00DA5D38" w:rsidP="002237F4">
      <w:r w:rsidRPr="00B856BD">
        <w:t>To save changes to the settings,</w:t>
      </w:r>
      <w:r w:rsidRPr="00B856BD" w:rsidDel="00142BEA">
        <w:t xml:space="preserve"> </w:t>
      </w:r>
      <w:r w:rsidRPr="00B856BD">
        <w:t>c</w:t>
      </w:r>
      <w:r w:rsidR="00142BEA" w:rsidRPr="00B856BD">
        <w:t xml:space="preserve">lick </w:t>
      </w:r>
      <w:r w:rsidR="00952D91" w:rsidRPr="00B856BD">
        <w:rPr>
          <w:b/>
        </w:rPr>
        <w:t>Save</w:t>
      </w:r>
      <w:r w:rsidR="003C28E4" w:rsidRPr="00B856BD">
        <w:t xml:space="preserve">. </w:t>
      </w:r>
      <w:r w:rsidRPr="00B856BD">
        <w:t xml:space="preserve">Then </w:t>
      </w:r>
      <w:r w:rsidR="003C28E4" w:rsidRPr="00B856BD">
        <w:t>close and re</w:t>
      </w:r>
      <w:r w:rsidRPr="00B856BD">
        <w:t xml:space="preserve">start Deployment Tracker </w:t>
      </w:r>
      <w:r w:rsidR="003C28E4" w:rsidRPr="00B856BD">
        <w:t>to reflect the</w:t>
      </w:r>
      <w:r w:rsidR="00142BEA" w:rsidRPr="00B856BD">
        <w:t xml:space="preserve"> new settings</w:t>
      </w:r>
      <w:r w:rsidR="003C28E4" w:rsidRPr="00B856BD">
        <w:t>.</w:t>
      </w:r>
    </w:p>
    <w:p w:rsidR="00952D91" w:rsidRPr="00B856BD" w:rsidRDefault="00952D91" w:rsidP="002237F4"/>
    <w:p w:rsidR="0055782E" w:rsidRPr="00BB632D" w:rsidRDefault="00DA5D38" w:rsidP="002237F4">
      <w:pPr>
        <w:pStyle w:val="Heading3"/>
      </w:pPr>
      <w:bookmarkStart w:id="681" w:name="_Toc330571433"/>
      <w:bookmarkStart w:id="682" w:name="_Toc332983776"/>
      <w:r w:rsidRPr="00BB632D">
        <w:t xml:space="preserve">To </w:t>
      </w:r>
      <w:r w:rsidR="00535ACD" w:rsidRPr="00BB632D">
        <w:t xml:space="preserve">select labeled code in TFS for </w:t>
      </w:r>
      <w:r w:rsidR="00693841" w:rsidRPr="00BB632D">
        <w:t>d</w:t>
      </w:r>
      <w:r w:rsidR="00535ACD" w:rsidRPr="00BB632D">
        <w:t>eployment</w:t>
      </w:r>
      <w:bookmarkEnd w:id="681"/>
      <w:bookmarkEnd w:id="682"/>
    </w:p>
    <w:p w:rsidR="00853A0E" w:rsidRPr="00B856BD" w:rsidRDefault="00853A0E" w:rsidP="002237F4">
      <w:del w:id="683" w:author="Kelly Vomacka (Evergreen Group)" w:date="2012-08-16T16:15:00Z">
        <w:r w:rsidRPr="00B856BD" w:rsidDel="00853A0E">
          <w:delText>The Deployment Manager has</w:delText>
        </w:r>
      </w:del>
      <w:ins w:id="684" w:author="Kelly Vomacka (Evergreen Group)" w:date="2012-08-16T16:15:00Z">
        <w:r w:rsidRPr="00B856BD">
          <w:t>After you</w:t>
        </w:r>
      </w:ins>
      <w:r w:rsidRPr="00B856BD">
        <w:t xml:space="preserve"> label</w:t>
      </w:r>
      <w:del w:id="685" w:author="Kelly Vomacka (Evergreen Group)" w:date="2012-08-16T16:15:00Z">
        <w:r w:rsidRPr="00B856BD" w:rsidDel="00853A0E">
          <w:delText>led</w:delText>
        </w:r>
      </w:del>
      <w:r w:rsidRPr="00B856BD">
        <w:t xml:space="preserve"> the code in TFS and save</w:t>
      </w:r>
      <w:del w:id="686" w:author="Kelly Vomacka (Evergreen Group)" w:date="2012-08-16T16:15:00Z">
        <w:r w:rsidRPr="00B856BD" w:rsidDel="00853A0E">
          <w:delText>d</w:delText>
        </w:r>
      </w:del>
      <w:r w:rsidRPr="00B856BD">
        <w:t xml:space="preserve"> the TFS server configuration </w:t>
      </w:r>
      <w:del w:id="687" w:author="Kelly Vomacka (Evergreen Group)" w:date="2012-08-16T16:15:00Z">
        <w:r w:rsidRPr="00B856BD" w:rsidDel="00853A0E">
          <w:delText>in</w:delText>
        </w:r>
      </w:del>
      <w:r w:rsidRPr="00B856BD">
        <w:t>to the database</w:t>
      </w:r>
      <w:ins w:id="688" w:author="Kelly Vomacka (Evergreen Group)" w:date="2012-08-16T16:16:00Z">
        <w:r w:rsidRPr="00B856BD">
          <w:t>, t</w:t>
        </w:r>
      </w:ins>
      <w:del w:id="689" w:author="Kelly Vomacka (Evergreen Group)" w:date="2012-08-16T16:16:00Z">
        <w:r w:rsidRPr="00B856BD" w:rsidDel="00853A0E">
          <w:delText>. T</w:delText>
        </w:r>
      </w:del>
      <w:r w:rsidRPr="00B856BD">
        <w:t>he next step is to</w:t>
      </w:r>
      <w:ins w:id="690" w:author="Kelly Vomacka (Evergreen Group)" w:date="2012-08-16T16:16:00Z">
        <w:r w:rsidRPr="00B856BD">
          <w:t xml:space="preserve"> </w:t>
        </w:r>
      </w:ins>
      <w:r w:rsidRPr="00B856BD">
        <w:t>download</w:t>
      </w:r>
      <w:del w:id="691" w:author="Kelly Vomacka (Evergreen Group)" w:date="2012-08-16T16:16:00Z">
        <w:r w:rsidRPr="00B856BD" w:rsidDel="00853A0E">
          <w:delText>ed</w:delText>
        </w:r>
      </w:del>
      <w:r w:rsidRPr="00B856BD">
        <w:t xml:space="preserve"> the code from TFS into a local folder.</w:t>
      </w:r>
    </w:p>
    <w:p w:rsidR="00693841" w:rsidRPr="00B856BD" w:rsidRDefault="00130787" w:rsidP="002237F4">
      <w:pPr>
        <w:rPr>
          <w:rFonts w:asciiTheme="minorHAnsi" w:hAnsiTheme="minorHAnsi" w:cstheme="minorHAnsi"/>
        </w:rPr>
      </w:pPr>
      <w:r w:rsidRPr="00B856BD">
        <w:rPr>
          <w:rFonts w:asciiTheme="minorHAnsi" w:hAnsiTheme="minorHAnsi" w:cstheme="minorHAnsi"/>
        </w:rPr>
        <w:t xml:space="preserve">First, start </w:t>
      </w:r>
      <w:r w:rsidR="00CF0157" w:rsidRPr="00B856BD">
        <w:rPr>
          <w:rFonts w:asciiTheme="minorHAnsi" w:hAnsiTheme="minorHAnsi" w:cstheme="minorHAnsi"/>
        </w:rPr>
        <w:t>Deployment Tracker</w:t>
      </w:r>
      <w:r w:rsidRPr="00B856BD">
        <w:rPr>
          <w:rFonts w:asciiTheme="minorHAnsi" w:hAnsiTheme="minorHAnsi" w:cstheme="minorHAnsi"/>
        </w:rPr>
        <w:t>, and then</w:t>
      </w:r>
      <w:r w:rsidR="00CF0157" w:rsidRPr="00B856BD">
        <w:rPr>
          <w:rFonts w:asciiTheme="minorHAnsi" w:hAnsiTheme="minorHAnsi" w:cstheme="minorHAnsi"/>
        </w:rPr>
        <w:t xml:space="preserve"> </w:t>
      </w:r>
      <w:r w:rsidRPr="00B856BD">
        <w:rPr>
          <w:rFonts w:asciiTheme="minorHAnsi" w:hAnsiTheme="minorHAnsi" w:cstheme="minorHAnsi"/>
        </w:rPr>
        <w:t>c</w:t>
      </w:r>
      <w:r w:rsidR="00CF0157" w:rsidRPr="00B856BD">
        <w:rPr>
          <w:rFonts w:asciiTheme="minorHAnsi" w:hAnsiTheme="minorHAnsi" w:cstheme="minorHAnsi"/>
        </w:rPr>
        <w:t xml:space="preserve">lick </w:t>
      </w:r>
      <w:r w:rsidR="00CF0157" w:rsidRPr="00B856BD">
        <w:rPr>
          <w:rFonts w:asciiTheme="minorHAnsi" w:hAnsiTheme="minorHAnsi" w:cstheme="minorHAnsi"/>
          <w:b/>
        </w:rPr>
        <w:t>Deploy</w:t>
      </w:r>
      <w:r w:rsidRPr="00B856BD">
        <w:rPr>
          <w:rFonts w:asciiTheme="minorHAnsi" w:hAnsiTheme="minorHAnsi" w:cstheme="minorHAnsi"/>
        </w:rPr>
        <w:t>.</w:t>
      </w:r>
      <w:r w:rsidR="00CF0157" w:rsidRPr="00B856BD">
        <w:rPr>
          <w:rFonts w:asciiTheme="minorHAnsi" w:hAnsiTheme="minorHAnsi" w:cstheme="minorHAnsi"/>
        </w:rPr>
        <w:t xml:space="preserve"> </w:t>
      </w:r>
      <w:r w:rsidRPr="00B856BD">
        <w:rPr>
          <w:rFonts w:asciiTheme="minorHAnsi" w:hAnsiTheme="minorHAnsi" w:cstheme="minorHAnsi"/>
        </w:rPr>
        <w:t>The following window appears:</w:t>
      </w:r>
    </w:p>
    <w:p w:rsidR="007A546D" w:rsidRPr="00BB632D" w:rsidRDefault="007A546D" w:rsidP="007A546D">
      <w:pPr>
        <w:pStyle w:val="BodyText"/>
        <w:spacing w:before="0"/>
        <w:rPr>
          <w:rFonts w:asciiTheme="minorHAnsi" w:hAnsiTheme="minorHAnsi" w:cstheme="minorHAnsi"/>
          <w:sz w:val="10"/>
          <w:szCs w:val="10"/>
        </w:rPr>
      </w:pPr>
    </w:p>
    <w:p w:rsidR="00CF0157" w:rsidRPr="00BB632D" w:rsidRDefault="001C0A21" w:rsidP="002237F4">
      <w:pPr>
        <w:pStyle w:val="Art"/>
        <w:rPr>
          <w:noProof/>
        </w:rPr>
      </w:pPr>
      <w:r w:rsidRPr="00BB632D">
        <w:rPr>
          <w:noProof/>
        </w:rPr>
        <w:lastRenderedPageBreak/>
        <w:drawing>
          <wp:inline distT="0" distB="0" distL="0" distR="0" wp14:anchorId="3D0DC41F" wp14:editId="54299DBF">
            <wp:extent cx="4572000" cy="2624328"/>
            <wp:effectExtent l="0" t="0" r="0" b="508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624328"/>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853A0E" w:rsidRPr="00B856BD" w:rsidRDefault="00130787" w:rsidP="002237F4">
      <w:r w:rsidRPr="00B856BD">
        <w:t>T</w:t>
      </w:r>
      <w:r w:rsidR="00D7268D" w:rsidRPr="00B856BD">
        <w:t xml:space="preserve">he </w:t>
      </w:r>
      <w:r w:rsidR="00D7268D" w:rsidRPr="00B856BD">
        <w:rPr>
          <w:b/>
        </w:rPr>
        <w:t>Deploy from TFS</w:t>
      </w:r>
      <w:r w:rsidR="00D7268D" w:rsidRPr="00B856BD">
        <w:t xml:space="preserve"> tab</w:t>
      </w:r>
      <w:r w:rsidRPr="00B856BD">
        <w:t xml:space="preserve"> lists </w:t>
      </w:r>
      <w:r w:rsidR="00D7268D" w:rsidRPr="00B856BD">
        <w:t xml:space="preserve">the TFS instances. Choose </w:t>
      </w:r>
      <w:r w:rsidRPr="00B856BD">
        <w:t xml:space="preserve">a </w:t>
      </w:r>
      <w:r w:rsidR="00D7268D" w:rsidRPr="00B856BD">
        <w:t>TFS instance</w:t>
      </w:r>
      <w:r w:rsidRPr="00B856BD">
        <w:t>,</w:t>
      </w:r>
      <w:r w:rsidR="00D7268D" w:rsidRPr="00B856BD">
        <w:t xml:space="preserve"> and </w:t>
      </w:r>
      <w:r w:rsidRPr="00B856BD">
        <w:t xml:space="preserve">then </w:t>
      </w:r>
      <w:r w:rsidR="00D7268D" w:rsidRPr="00B856BD">
        <w:t xml:space="preserve">click the </w:t>
      </w:r>
      <w:r w:rsidR="00D7268D" w:rsidRPr="00B856BD">
        <w:rPr>
          <w:b/>
        </w:rPr>
        <w:t>Find</w:t>
      </w:r>
      <w:r w:rsidR="00D7268D" w:rsidRPr="00B856BD">
        <w:t xml:space="preserve"> button</w:t>
      </w:r>
      <w:r w:rsidRPr="00B856BD">
        <w:t xml:space="preserve">. The </w:t>
      </w:r>
      <w:r w:rsidR="00D7268D" w:rsidRPr="00B856BD">
        <w:rPr>
          <w:b/>
        </w:rPr>
        <w:t>Find TFS Label</w:t>
      </w:r>
      <w:r w:rsidR="00D7268D" w:rsidRPr="00B856BD">
        <w:t xml:space="preserve"> </w:t>
      </w:r>
      <w:r w:rsidRPr="00B856BD">
        <w:t>window appears</w:t>
      </w:r>
      <w:r w:rsidR="00D7268D" w:rsidRPr="00B856BD">
        <w:t>.</w:t>
      </w:r>
    </w:p>
    <w:p w:rsidR="007A546D" w:rsidRPr="00BB632D" w:rsidRDefault="007A546D" w:rsidP="007A546D">
      <w:pPr>
        <w:pStyle w:val="BodyText"/>
        <w:spacing w:before="0"/>
        <w:rPr>
          <w:rFonts w:asciiTheme="minorHAnsi" w:hAnsiTheme="minorHAnsi" w:cstheme="minorHAnsi"/>
          <w:sz w:val="10"/>
          <w:szCs w:val="10"/>
        </w:rPr>
      </w:pPr>
    </w:p>
    <w:p w:rsidR="00952D91" w:rsidRPr="00BB632D" w:rsidRDefault="001C0A21" w:rsidP="002237F4">
      <w:pPr>
        <w:pStyle w:val="Art"/>
        <w:rPr>
          <w:sz w:val="18"/>
          <w:szCs w:val="18"/>
        </w:rPr>
      </w:pPr>
      <w:commentRangeStart w:id="692"/>
      <w:commentRangeStart w:id="693"/>
      <w:commentRangeStart w:id="694"/>
      <w:r w:rsidRPr="00BB632D">
        <w:rPr>
          <w:noProof/>
          <w:sz w:val="18"/>
          <w:szCs w:val="18"/>
        </w:rPr>
        <w:drawing>
          <wp:inline distT="0" distB="0" distL="0" distR="0" wp14:anchorId="5B9582F9" wp14:editId="11CE7B74">
            <wp:extent cx="4572000" cy="2679192"/>
            <wp:effectExtent l="0" t="0" r="0" b="6985"/>
            <wp:docPr id="2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79192"/>
                    </a:xfrm>
                    <a:prstGeom prst="rect">
                      <a:avLst/>
                    </a:prstGeom>
                    <a:noFill/>
                    <a:ln>
                      <a:noFill/>
                    </a:ln>
                  </pic:spPr>
                </pic:pic>
              </a:graphicData>
            </a:graphic>
          </wp:inline>
        </w:drawing>
      </w:r>
      <w:commentRangeEnd w:id="692"/>
      <w:r w:rsidR="00130787" w:rsidRPr="00BB632D">
        <w:rPr>
          <w:rStyle w:val="CommentReference"/>
          <w:rFonts w:asciiTheme="minorHAnsi" w:hAnsiTheme="minorHAnsi" w:cstheme="minorHAnsi"/>
        </w:rPr>
        <w:commentReference w:id="692"/>
      </w:r>
      <w:commentRangeEnd w:id="693"/>
      <w:r w:rsidR="00FC5122" w:rsidRPr="00BB632D">
        <w:rPr>
          <w:rStyle w:val="CommentReference"/>
          <w:rFonts w:asciiTheme="minorHAnsi" w:hAnsiTheme="minorHAnsi" w:cstheme="minorHAnsi"/>
        </w:rPr>
        <w:commentReference w:id="693"/>
      </w:r>
      <w:commentRangeEnd w:id="694"/>
      <w:r w:rsidR="00853A0E">
        <w:rPr>
          <w:rStyle w:val="CommentReference"/>
        </w:rPr>
        <w:commentReference w:id="694"/>
      </w:r>
    </w:p>
    <w:p w:rsidR="007A546D" w:rsidRPr="00BB632D" w:rsidRDefault="007A546D" w:rsidP="007A546D">
      <w:pPr>
        <w:pStyle w:val="BodyText"/>
        <w:spacing w:before="0"/>
        <w:rPr>
          <w:rFonts w:asciiTheme="minorHAnsi" w:hAnsiTheme="minorHAnsi" w:cstheme="minorHAnsi"/>
          <w:sz w:val="10"/>
          <w:szCs w:val="10"/>
        </w:rPr>
      </w:pPr>
    </w:p>
    <w:p w:rsidR="00D7268D" w:rsidRPr="00B856BD" w:rsidRDefault="00D7268D" w:rsidP="002237F4">
      <w:r w:rsidRPr="00B856BD">
        <w:t xml:space="preserve">Select </w:t>
      </w:r>
      <w:r w:rsidR="00130787" w:rsidRPr="00B856BD">
        <w:t>a label, and then</w:t>
      </w:r>
      <w:r w:rsidRPr="00B856BD">
        <w:t xml:space="preserve"> click </w:t>
      </w:r>
      <w:r w:rsidRPr="00B856BD">
        <w:rPr>
          <w:b/>
        </w:rPr>
        <w:t>Load Solutions</w:t>
      </w:r>
      <w:r w:rsidRPr="00B856BD">
        <w:t xml:space="preserve"> to fin</w:t>
      </w:r>
      <w:r w:rsidR="00E07D2A" w:rsidRPr="00B856BD">
        <w:t xml:space="preserve">d solutions </w:t>
      </w:r>
      <w:r w:rsidR="00130787" w:rsidRPr="00B856BD">
        <w:t xml:space="preserve">that are </w:t>
      </w:r>
      <w:r w:rsidR="00E07D2A" w:rsidRPr="00B856BD">
        <w:t>associated with that</w:t>
      </w:r>
      <w:r w:rsidRPr="00B856BD">
        <w:t xml:space="preserve"> label. Select the solution </w:t>
      </w:r>
      <w:r w:rsidR="00130787" w:rsidRPr="00B856BD">
        <w:t xml:space="preserve">that </w:t>
      </w:r>
      <w:r w:rsidRPr="00B856BD">
        <w:t xml:space="preserve">you </w:t>
      </w:r>
      <w:r w:rsidR="00130787" w:rsidRPr="00B856BD">
        <w:t xml:space="preserve">want </w:t>
      </w:r>
      <w:r w:rsidRPr="00B856BD">
        <w:t>to build and deploy.</w:t>
      </w:r>
    </w:p>
    <w:p w:rsidR="007A546D" w:rsidRPr="00BB632D" w:rsidRDefault="007A546D" w:rsidP="007A546D">
      <w:pPr>
        <w:pStyle w:val="BodyText"/>
        <w:spacing w:before="0"/>
        <w:rPr>
          <w:rFonts w:asciiTheme="minorHAnsi" w:hAnsiTheme="minorHAnsi" w:cstheme="minorHAnsi"/>
          <w:sz w:val="10"/>
          <w:szCs w:val="10"/>
        </w:rPr>
      </w:pPr>
    </w:p>
    <w:p w:rsidR="00952D91" w:rsidRPr="00BB632D" w:rsidRDefault="001C0A21" w:rsidP="002237F4">
      <w:pPr>
        <w:pStyle w:val="Art"/>
        <w:rPr>
          <w:noProof/>
        </w:rPr>
      </w:pPr>
      <w:r w:rsidRPr="00BB632D">
        <w:rPr>
          <w:noProof/>
        </w:rPr>
        <w:lastRenderedPageBreak/>
        <w:drawing>
          <wp:inline distT="0" distB="0" distL="0" distR="0" wp14:anchorId="3962C152" wp14:editId="1C9F38C3">
            <wp:extent cx="4569318" cy="3021178"/>
            <wp:effectExtent l="0" t="0" r="3175" b="8255"/>
            <wp:docPr id="2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022951"/>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952D91" w:rsidRPr="00BB632D" w:rsidRDefault="001C0A21" w:rsidP="002237F4">
      <w:pPr>
        <w:pStyle w:val="Art"/>
        <w:rPr>
          <w:sz w:val="18"/>
          <w:szCs w:val="18"/>
        </w:rPr>
      </w:pPr>
      <w:r w:rsidRPr="00BB632D">
        <w:rPr>
          <w:noProof/>
        </w:rPr>
        <w:drawing>
          <wp:inline distT="0" distB="0" distL="0" distR="0" wp14:anchorId="23515FBE" wp14:editId="03D2B9C5">
            <wp:extent cx="4564685" cy="3006547"/>
            <wp:effectExtent l="0" t="0" r="7620" b="3810"/>
            <wp:docPr id="2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011365"/>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bookmarkStart w:id="695" w:name="_Toc330571434"/>
    </w:p>
    <w:p w:rsidR="00952D91" w:rsidRPr="00BB632D" w:rsidRDefault="00130787" w:rsidP="002237F4">
      <w:pPr>
        <w:pStyle w:val="Heading3"/>
      </w:pPr>
      <w:bookmarkStart w:id="696" w:name="_Toc332983777"/>
      <w:r w:rsidRPr="00BB632D">
        <w:t>To i</w:t>
      </w:r>
      <w:r w:rsidR="00952D91" w:rsidRPr="00BB632D">
        <w:t xml:space="preserve">mport </w:t>
      </w:r>
      <w:r w:rsidRPr="00BB632D">
        <w:t xml:space="preserve">the Windows </w:t>
      </w:r>
      <w:r w:rsidR="00952D91" w:rsidRPr="00BB632D">
        <w:t xml:space="preserve">Azure </w:t>
      </w:r>
      <w:r w:rsidR="0082155C">
        <w:t>Publish Settings</w:t>
      </w:r>
      <w:r w:rsidR="00952D91" w:rsidRPr="00BB632D">
        <w:t xml:space="preserve"> file from </w:t>
      </w:r>
      <w:r w:rsidRPr="00BB632D">
        <w:t xml:space="preserve">the Windows </w:t>
      </w:r>
      <w:r w:rsidR="00952D91" w:rsidRPr="00BB632D">
        <w:t xml:space="preserve">Azure </w:t>
      </w:r>
      <w:r w:rsidRPr="00BB632D">
        <w:t xml:space="preserve">Management </w:t>
      </w:r>
      <w:r w:rsidR="00952D91" w:rsidRPr="00BB632D">
        <w:t xml:space="preserve">Portal </w:t>
      </w:r>
      <w:r w:rsidRPr="00BB632D">
        <w:t xml:space="preserve">and to </w:t>
      </w:r>
      <w:r w:rsidR="00952D91" w:rsidRPr="00BB632D">
        <w:t xml:space="preserve">get </w:t>
      </w:r>
      <w:r w:rsidRPr="00BB632D">
        <w:t xml:space="preserve">the </w:t>
      </w:r>
      <w:r w:rsidR="00952D91" w:rsidRPr="00BB632D">
        <w:t>list of subscriptions associated with it</w:t>
      </w:r>
      <w:bookmarkEnd w:id="695"/>
      <w:bookmarkEnd w:id="696"/>
    </w:p>
    <w:p w:rsidR="00E07D2A" w:rsidRPr="00B856BD" w:rsidRDefault="00E07D2A" w:rsidP="002237F4">
      <w:r w:rsidRPr="00B856BD">
        <w:t xml:space="preserve">If you have already downloaded the </w:t>
      </w:r>
      <w:r w:rsidR="0082155C">
        <w:t>Publish Settings</w:t>
      </w:r>
      <w:r w:rsidRPr="00B856BD">
        <w:t xml:space="preserve"> file, you can browse to it from the </w:t>
      </w:r>
      <w:r w:rsidRPr="00B856BD">
        <w:rPr>
          <w:b/>
        </w:rPr>
        <w:t>Deploy Package</w:t>
      </w:r>
      <w:r w:rsidRPr="00B856BD">
        <w:t xml:space="preserve"> window </w:t>
      </w:r>
      <w:r w:rsidR="00513910" w:rsidRPr="00B856BD">
        <w:t xml:space="preserve">in order </w:t>
      </w:r>
      <w:r w:rsidRPr="00B856BD">
        <w:t>to import Windows Azure subscription settings. If you do</w:t>
      </w:r>
      <w:r w:rsidR="00513910" w:rsidRPr="00B856BD">
        <w:t xml:space="preserve"> </w:t>
      </w:r>
      <w:r w:rsidRPr="00B856BD">
        <w:t>n</w:t>
      </w:r>
      <w:r w:rsidR="00513910" w:rsidRPr="00B856BD">
        <w:t>o</w:t>
      </w:r>
      <w:r w:rsidRPr="00B856BD">
        <w:t xml:space="preserve">t have </w:t>
      </w:r>
      <w:r w:rsidRPr="00B856BD">
        <w:lastRenderedPageBreak/>
        <w:t xml:space="preserve">the </w:t>
      </w:r>
      <w:r w:rsidR="0082155C">
        <w:t>Publish Settings</w:t>
      </w:r>
      <w:r w:rsidRPr="00B856BD">
        <w:t xml:space="preserve"> file already, you can download it </w:t>
      </w:r>
      <w:r w:rsidR="00513910" w:rsidRPr="00B856BD">
        <w:t xml:space="preserve">with </w:t>
      </w:r>
      <w:r w:rsidRPr="00B856BD">
        <w:t xml:space="preserve">Deployment Tracker </w:t>
      </w:r>
      <w:r w:rsidR="00513910" w:rsidRPr="00B856BD">
        <w:t xml:space="preserve">by using </w:t>
      </w:r>
      <w:r w:rsidRPr="00B856BD">
        <w:t xml:space="preserve">the </w:t>
      </w:r>
      <w:r w:rsidRPr="00B856BD">
        <w:rPr>
          <w:b/>
        </w:rPr>
        <w:t xml:space="preserve">Download </w:t>
      </w:r>
      <w:r w:rsidR="0082155C">
        <w:rPr>
          <w:b/>
        </w:rPr>
        <w:t>Publish Settings</w:t>
      </w:r>
      <w:r w:rsidRPr="00B856BD">
        <w:rPr>
          <w:b/>
        </w:rPr>
        <w:t xml:space="preserve"> File?</w:t>
      </w:r>
      <w:r w:rsidRPr="00B856BD">
        <w:t xml:space="preserve"> </w:t>
      </w:r>
      <w:proofErr w:type="gramStart"/>
      <w:r w:rsidRPr="00B856BD">
        <w:t>link</w:t>
      </w:r>
      <w:proofErr w:type="gramEnd"/>
      <w:r w:rsidRPr="00B856BD">
        <w:t xml:space="preserve">. </w:t>
      </w:r>
    </w:p>
    <w:p w:rsidR="00E07D2A" w:rsidRPr="00B856BD" w:rsidRDefault="00952D91" w:rsidP="002237F4">
      <w:r w:rsidRPr="00B856BD">
        <w:t xml:space="preserve">The </w:t>
      </w:r>
      <w:r w:rsidR="0082155C">
        <w:t>Publish Settings</w:t>
      </w:r>
      <w:r w:rsidRPr="00B856BD">
        <w:t xml:space="preserve"> file is an </w:t>
      </w:r>
      <w:r w:rsidR="00513910" w:rsidRPr="00B856BD">
        <w:t>.</w:t>
      </w:r>
      <w:r w:rsidRPr="00B856BD">
        <w:t xml:space="preserve">xml file containing information about your </w:t>
      </w:r>
      <w:r w:rsidR="00E07D2A" w:rsidRPr="00B856BD">
        <w:t xml:space="preserve">Windows Azure </w:t>
      </w:r>
      <w:r w:rsidRPr="00B856BD">
        <w:t>subscription</w:t>
      </w:r>
      <w:r w:rsidR="00F15BEF" w:rsidRPr="00B856BD">
        <w:t>s</w:t>
      </w:r>
      <w:r w:rsidRPr="00B856BD">
        <w:t xml:space="preserve">. </w:t>
      </w:r>
      <w:r w:rsidR="00E07D2A" w:rsidRPr="00B856BD">
        <w:t>The</w:t>
      </w:r>
      <w:r w:rsidR="00E07D2A" w:rsidRPr="00B856BD">
        <w:rPr>
          <w:b/>
        </w:rPr>
        <w:t xml:space="preserve"> Download </w:t>
      </w:r>
      <w:r w:rsidR="0082155C">
        <w:rPr>
          <w:b/>
        </w:rPr>
        <w:t>Publish Settings</w:t>
      </w:r>
      <w:r w:rsidR="00E07D2A" w:rsidRPr="00B856BD">
        <w:rPr>
          <w:b/>
        </w:rPr>
        <w:t xml:space="preserve"> File?</w:t>
      </w:r>
      <w:r w:rsidR="00E07D2A" w:rsidRPr="00B856BD">
        <w:t xml:space="preserve"> </w:t>
      </w:r>
      <w:proofErr w:type="gramStart"/>
      <w:r w:rsidR="00E07D2A" w:rsidRPr="00B856BD">
        <w:t>link</w:t>
      </w:r>
      <w:proofErr w:type="gramEnd"/>
      <w:r w:rsidR="00E07D2A" w:rsidRPr="00B856BD">
        <w:t xml:space="preserve"> takes you to </w:t>
      </w:r>
      <w:r w:rsidR="00513910" w:rsidRPr="00B856BD">
        <w:t xml:space="preserve">the </w:t>
      </w:r>
      <w:r w:rsidR="00E07D2A" w:rsidRPr="00B856BD">
        <w:t>Windows Azure Management Portal. You need to log in first with your Windows Live ID</w:t>
      </w:r>
      <w:r w:rsidR="00513910" w:rsidRPr="00B856BD">
        <w:t>, and then you are</w:t>
      </w:r>
      <w:r w:rsidR="00E07D2A" w:rsidRPr="00B856BD">
        <w:t xml:space="preserve"> prompted to save the </w:t>
      </w:r>
      <w:r w:rsidR="0082155C">
        <w:t>Publish Settings</w:t>
      </w:r>
      <w:r w:rsidR="00E07D2A" w:rsidRPr="00B856BD">
        <w:t xml:space="preserve"> file. Remember the path where you save the file.</w:t>
      </w:r>
    </w:p>
    <w:p w:rsidR="00E07D2A" w:rsidRPr="00B856BD" w:rsidRDefault="00513910" w:rsidP="002237F4">
      <w:pPr>
        <w:rPr>
          <w:ins w:id="697" w:author="Kelly Vomacka (Evergreen Group)" w:date="2012-08-16T16:23:00Z"/>
        </w:rPr>
      </w:pPr>
      <w:r w:rsidRPr="00B856BD">
        <w:t xml:space="preserve">After </w:t>
      </w:r>
      <w:r w:rsidR="00E07D2A" w:rsidRPr="00B856BD">
        <w:t xml:space="preserve">you have the </w:t>
      </w:r>
      <w:r w:rsidR="0082155C">
        <w:t>Publish Settings</w:t>
      </w:r>
      <w:r w:rsidR="00E07D2A" w:rsidRPr="00B856BD">
        <w:t xml:space="preserve"> file, browse to it from Deployment Tracker </w:t>
      </w:r>
      <w:r w:rsidRPr="00B856BD">
        <w:t xml:space="preserve">in order </w:t>
      </w:r>
      <w:r w:rsidR="00E07D2A" w:rsidRPr="00B856BD">
        <w:t xml:space="preserve">to import the subscription </w:t>
      </w:r>
      <w:r w:rsidR="00F15BEF" w:rsidRPr="00B856BD">
        <w:t>information.</w:t>
      </w:r>
    </w:p>
    <w:p w:rsidR="00853A0E" w:rsidRPr="00B856BD" w:rsidDel="00422035" w:rsidRDefault="00853A0E" w:rsidP="002237F4">
      <w:pPr>
        <w:rPr>
          <w:del w:id="698" w:author="Everett Yang" w:date="2012-08-22T10:43:00Z"/>
        </w:rPr>
      </w:pPr>
      <w:del w:id="699" w:author="Everett Yang" w:date="2012-08-22T10:43:00Z">
        <w:r w:rsidRPr="00B856BD" w:rsidDel="00422035">
          <w:delText>If the Deployment Managers</w:delText>
        </w:r>
      </w:del>
      <w:ins w:id="700" w:author="Kelly Vomacka (Evergreen Group)" w:date="2012-08-16T16:22:00Z">
        <w:del w:id="701" w:author="Everett Yang" w:date="2012-08-22T10:43:00Z">
          <w:r w:rsidRPr="00B856BD" w:rsidDel="00422035">
            <w:delText>you have</w:delText>
          </w:r>
        </w:del>
      </w:ins>
      <w:del w:id="702" w:author="Everett Yang" w:date="2012-08-22T10:43:00Z">
        <w:r w:rsidRPr="00B856BD" w:rsidDel="00422035">
          <w:delText xml:space="preserve">  downloaded the Publish</w:delText>
        </w:r>
        <w:r w:rsidR="0082155C" w:rsidDel="00422035">
          <w:delText xml:space="preserve"> </w:delText>
        </w:r>
        <w:r w:rsidRPr="00B856BD" w:rsidDel="00422035">
          <w:delText xml:space="preserve"> Settings </w:delText>
        </w:r>
      </w:del>
      <w:ins w:id="703" w:author="Kelly Vomacka (Evergreen Group)" w:date="2012-08-16T16:22:00Z">
        <w:del w:id="704" w:author="Everett Yang" w:date="2012-08-22T10:43:00Z">
          <w:r w:rsidRPr="00B856BD" w:rsidDel="00422035">
            <w:delText>file</w:delText>
          </w:r>
        </w:del>
      </w:ins>
      <w:del w:id="705" w:author="Everett Yang" w:date="2012-08-22T10:43:00Z">
        <w:r w:rsidRPr="00B856BD" w:rsidDel="00422035">
          <w:delText xml:space="preserve">, then </w:delText>
        </w:r>
      </w:del>
      <w:ins w:id="706" w:author="Kelly Vomacka (Evergreen Group)" w:date="2012-08-16T16:22:00Z">
        <w:del w:id="707" w:author="Everett Yang" w:date="2012-08-22T10:43:00Z">
          <w:r w:rsidRPr="00B856BD" w:rsidDel="00422035">
            <w:delText xml:space="preserve">you can </w:delText>
          </w:r>
        </w:del>
      </w:ins>
      <w:del w:id="708" w:author="Everett Yang" w:date="2012-08-22T10:43:00Z">
        <w:r w:rsidRPr="00B856BD" w:rsidDel="00422035">
          <w:delText xml:space="preserve">browse for </w:delText>
        </w:r>
      </w:del>
      <w:ins w:id="709" w:author="Kelly Vomacka (Evergreen Group)" w:date="2012-08-16T16:22:00Z">
        <w:del w:id="710" w:author="Everett Yang" w:date="2012-08-22T10:43:00Z">
          <w:r w:rsidRPr="00B856BD" w:rsidDel="00422035">
            <w:delText xml:space="preserve">to </w:delText>
          </w:r>
        </w:del>
      </w:ins>
      <w:del w:id="711" w:author="Everett Yang" w:date="2012-08-22T10:43:00Z">
        <w:r w:rsidRPr="00B856BD" w:rsidDel="00422035">
          <w:delText xml:space="preserve">it and </w:delText>
        </w:r>
      </w:del>
      <w:ins w:id="712" w:author="Kelly Vomacka (Evergreen Group)" w:date="2012-08-16T16:22:00Z">
        <w:del w:id="713" w:author="Everett Yang" w:date="2012-08-22T10:43:00Z">
          <w:r w:rsidRPr="00B856BD" w:rsidDel="00422035">
            <w:delText xml:space="preserve">then either </w:delText>
          </w:r>
        </w:del>
      </w:ins>
      <w:del w:id="714" w:author="Everett Yang" w:date="2012-08-22T10:43:00Z">
        <w:r w:rsidRPr="00B856BD" w:rsidDel="00422035">
          <w:delText>import</w:delText>
        </w:r>
      </w:del>
      <w:ins w:id="715" w:author="Kelly Vomacka (Evergreen Group)" w:date="2012-08-16T16:28:00Z">
        <w:del w:id="716" w:author="Everett Yang" w:date="2012-08-22T10:43:00Z">
          <w:r w:rsidR="008D3B5C" w:rsidRPr="00B856BD" w:rsidDel="00422035">
            <w:delText xml:space="preserve"> it</w:delText>
          </w:r>
        </w:del>
      </w:ins>
      <w:del w:id="717" w:author="Everett Yang" w:date="2012-08-22T10:43:00Z">
        <w:r w:rsidRPr="00B856BD" w:rsidDel="00422035">
          <w:delText xml:space="preserve"> or download </w:delText>
        </w:r>
      </w:del>
      <w:ins w:id="718" w:author="Kelly Vomacka (Evergreen Group)" w:date="2012-08-16T16:22:00Z">
        <w:del w:id="719" w:author="Everett Yang" w:date="2012-08-22T10:43:00Z">
          <w:r w:rsidRPr="00B856BD" w:rsidDel="00422035">
            <w:delText xml:space="preserve">it </w:delText>
          </w:r>
        </w:del>
      </w:ins>
      <w:del w:id="720" w:author="Everett Yang" w:date="2012-08-22T10:43:00Z">
        <w:r w:rsidRPr="00B856BD" w:rsidDel="00422035">
          <w:delText>from the Windows Azure site by logging into it.</w:delText>
        </w:r>
      </w:del>
    </w:p>
    <w:p w:rsidR="00853A0E" w:rsidRPr="00B856BD" w:rsidDel="00422035" w:rsidRDefault="00853A0E" w:rsidP="002237F4">
      <w:pPr>
        <w:rPr>
          <w:del w:id="721" w:author="Everett Yang" w:date="2012-08-22T10:43:00Z"/>
        </w:rPr>
      </w:pPr>
      <w:del w:id="722" w:author="Everett Yang" w:date="2012-08-22T10:43:00Z">
        <w:r w:rsidRPr="00B856BD" w:rsidDel="00422035">
          <w:rPr>
            <w:b/>
          </w:rPr>
          <w:delText xml:space="preserve">Publish Settings Path: </w:delText>
        </w:r>
        <w:r w:rsidRPr="00B856BD" w:rsidDel="00422035">
          <w:delText>The Publish</w:delText>
        </w:r>
        <w:r w:rsidR="0082155C" w:rsidDel="00422035">
          <w:delText xml:space="preserve"> </w:delText>
        </w:r>
        <w:r w:rsidRPr="00B856BD" w:rsidDel="00422035">
          <w:delText xml:space="preserve"> Settings file is an </w:delText>
        </w:r>
      </w:del>
      <w:ins w:id="723" w:author="Kelly Vomacka (Evergreen Group)" w:date="2012-08-16T16:23:00Z">
        <w:del w:id="724" w:author="Everett Yang" w:date="2012-08-22T10:43:00Z">
          <w:r w:rsidRPr="00B856BD" w:rsidDel="00422035">
            <w:delText>.</w:delText>
          </w:r>
        </w:del>
      </w:ins>
      <w:del w:id="725" w:author="Everett Yang" w:date="2012-08-22T10:43:00Z">
        <w:r w:rsidRPr="00B856BD" w:rsidDel="00422035">
          <w:delText>xml file containing information about the subscription. Each account is identified by a Windows Live ID and is associated with at least one subscription.</w:delText>
        </w:r>
      </w:del>
    </w:p>
    <w:p w:rsidR="00853A0E" w:rsidRPr="00B856BD" w:rsidDel="00422035" w:rsidRDefault="00853A0E" w:rsidP="002237F4">
      <w:pPr>
        <w:rPr>
          <w:del w:id="726" w:author="Everett Yang" w:date="2012-08-22T10:43:00Z"/>
        </w:rPr>
      </w:pPr>
      <w:del w:id="727" w:author="Everett Yang" w:date="2012-08-22T10:43:00Z">
        <w:r w:rsidRPr="00B856BD" w:rsidDel="00422035">
          <w:delText xml:space="preserve">The Deployment Manager can </w:delText>
        </w:r>
      </w:del>
      <w:ins w:id="728" w:author="Kelly Vomacka (Evergreen Group)" w:date="2012-08-16T16:23:00Z">
        <w:del w:id="729" w:author="Everett Yang" w:date="2012-08-22T10:43:00Z">
          <w:r w:rsidRPr="00B856BD" w:rsidDel="00422035">
            <w:delText xml:space="preserve">To </w:delText>
          </w:r>
        </w:del>
      </w:ins>
      <w:del w:id="730" w:author="Everett Yang" w:date="2012-08-22T10:43:00Z">
        <w:r w:rsidRPr="00B856BD" w:rsidDel="00422035">
          <w:delText>download the Publish</w:delText>
        </w:r>
        <w:r w:rsidR="0082155C" w:rsidDel="00422035">
          <w:delText xml:space="preserve"> </w:delText>
        </w:r>
        <w:r w:rsidRPr="00B856BD" w:rsidDel="00422035">
          <w:delText xml:space="preserve"> Settings file</w:delText>
        </w:r>
      </w:del>
      <w:ins w:id="731" w:author="Kelly Vomacka (Evergreen Group)" w:date="2012-08-16T16:23:00Z">
        <w:del w:id="732" w:author="Everett Yang" w:date="2012-08-22T10:43:00Z">
          <w:r w:rsidRPr="00B856BD" w:rsidDel="00422035">
            <w:delText>,</w:delText>
          </w:r>
        </w:del>
      </w:ins>
      <w:del w:id="733" w:author="Everett Yang" w:date="2012-08-22T10:43:00Z">
        <w:r w:rsidRPr="00B856BD" w:rsidDel="00422035">
          <w:delText xml:space="preserve"> by clicking on </w:delText>
        </w:r>
      </w:del>
      <w:ins w:id="734" w:author="Kelly Vomacka (Evergreen Group)" w:date="2012-08-16T16:24:00Z">
        <w:del w:id="735" w:author="Everett Yang" w:date="2012-08-22T10:43:00Z">
          <w:r w:rsidRPr="00B856BD" w:rsidDel="00422035">
            <w:delText xml:space="preserve">click </w:delText>
          </w:r>
          <w:r w:rsidRPr="00B856BD" w:rsidDel="00422035">
            <w:rPr>
              <w:b/>
              <w:rPrChange w:id="736" w:author="Kelly Vomacka (Evergreen Group)" w:date="2012-08-16T16:24:00Z">
                <w:rPr>
                  <w:rFonts w:ascii="Calibri" w:hAnsi="Calibri" w:cs="Calibri"/>
                  <w:sz w:val="18"/>
                  <w:szCs w:val="18"/>
                </w:rPr>
              </w:rPrChange>
            </w:rPr>
            <w:delText xml:space="preserve">Download </w:delText>
          </w:r>
        </w:del>
      </w:ins>
      <w:del w:id="737" w:author="Everett Yang" w:date="2012-08-22T10:43:00Z">
        <w:r w:rsidR="0082155C" w:rsidDel="00422035">
          <w:rPr>
            <w:b/>
          </w:rPr>
          <w:delText>Publish Settings</w:delText>
        </w:r>
      </w:del>
      <w:ins w:id="738" w:author="Kelly Vomacka (Evergreen Group)" w:date="2012-08-16T16:24:00Z">
        <w:del w:id="739" w:author="Everett Yang" w:date="2012-08-22T10:43:00Z">
          <w:r w:rsidRPr="00B856BD" w:rsidDel="00422035">
            <w:rPr>
              <w:b/>
              <w:rPrChange w:id="740" w:author="Kelly Vomacka (Evergreen Group)" w:date="2012-08-16T16:24:00Z">
                <w:rPr>
                  <w:rFonts w:ascii="Calibri" w:hAnsi="Calibri" w:cs="Calibri"/>
                  <w:sz w:val="18"/>
                  <w:szCs w:val="18"/>
                </w:rPr>
              </w:rPrChange>
            </w:rPr>
            <w:delText xml:space="preserve"> file?</w:delText>
          </w:r>
          <w:r w:rsidRPr="00B856BD" w:rsidDel="00422035">
            <w:delText xml:space="preserve"> </w:delText>
          </w:r>
        </w:del>
      </w:ins>
      <w:del w:id="741" w:author="Everett Yang" w:date="2012-08-22T10:43:00Z">
        <w:r w:rsidRPr="00B856BD" w:rsidDel="00422035">
          <w:delText>“</w:delText>
        </w:r>
        <w:r w:rsidRPr="00B856BD" w:rsidDel="00422035">
          <w:rPr>
            <w:color w:val="0070C0"/>
            <w:u w:val="single"/>
          </w:rPr>
          <w:delText>Download PublishSettings File?</w:delText>
        </w:r>
        <w:r w:rsidRPr="00B856BD" w:rsidDel="00422035">
          <w:delText>” in the Deploy window</w:delText>
        </w:r>
      </w:del>
      <w:ins w:id="742" w:author="Kelly Vomacka (Evergreen Group)" w:date="2012-08-16T16:24:00Z">
        <w:del w:id="743" w:author="Everett Yang" w:date="2012-08-22T10:43:00Z">
          <w:r w:rsidR="00D91393" w:rsidRPr="00B856BD" w:rsidDel="00422035">
            <w:delText>. The</w:delText>
          </w:r>
        </w:del>
      </w:ins>
      <w:del w:id="744" w:author="Everett Yang" w:date="2012-08-22T10:43:00Z">
        <w:r w:rsidRPr="00B856BD" w:rsidDel="00422035">
          <w:delText xml:space="preserve">, which opens  the Window Azure </w:delText>
        </w:r>
      </w:del>
      <w:ins w:id="745" w:author="Kelly Vomacka (Evergreen Group)" w:date="2012-08-16T16:24:00Z">
        <w:del w:id="746" w:author="Everett Yang" w:date="2012-08-22T10:43:00Z">
          <w:r w:rsidR="00D91393" w:rsidRPr="00B856BD" w:rsidDel="00422035">
            <w:delText xml:space="preserve">Management </w:delText>
          </w:r>
        </w:del>
      </w:ins>
      <w:del w:id="747" w:author="Everett Yang" w:date="2012-08-22T10:43:00Z">
        <w:r w:rsidRPr="00B856BD" w:rsidDel="00422035">
          <w:delText>Portal</w:delText>
        </w:r>
      </w:del>
      <w:ins w:id="748" w:author="Kelly Vomacka (Evergreen Group)" w:date="2012-08-16T16:24:00Z">
        <w:del w:id="749" w:author="Everett Yang" w:date="2012-08-22T10:43:00Z">
          <w:r w:rsidR="00D91393" w:rsidRPr="00B856BD" w:rsidDel="00422035">
            <w:delText xml:space="preserve"> opens</w:delText>
          </w:r>
        </w:del>
      </w:ins>
      <w:del w:id="750" w:author="Everett Yang" w:date="2012-08-22T10:43:00Z">
        <w:r w:rsidRPr="00B856BD" w:rsidDel="00422035">
          <w:delText xml:space="preserve">.  The Deployment Manager </w:delText>
        </w:r>
      </w:del>
      <w:ins w:id="751" w:author="Kelly Vomacka (Evergreen Group)" w:date="2012-08-16T16:24:00Z">
        <w:del w:id="752" w:author="Everett Yang" w:date="2012-08-22T10:43:00Z">
          <w:r w:rsidR="00D91393" w:rsidRPr="00B856BD" w:rsidDel="00422035">
            <w:delText>L</w:delText>
          </w:r>
        </w:del>
      </w:ins>
      <w:del w:id="753" w:author="Everett Yang" w:date="2012-08-22T10:43:00Z">
        <w:r w:rsidRPr="00B856BD" w:rsidDel="00422035">
          <w:delText xml:space="preserve">logs in Windows Azure Portal with </w:delText>
        </w:r>
      </w:del>
      <w:ins w:id="754" w:author="Kelly Vomacka (Evergreen Group)" w:date="2012-08-16T16:25:00Z">
        <w:del w:id="755" w:author="Everett Yang" w:date="2012-08-22T10:43:00Z">
          <w:r w:rsidR="00D91393" w:rsidRPr="00B856BD" w:rsidDel="00422035">
            <w:delText xml:space="preserve">your </w:delText>
          </w:r>
        </w:del>
      </w:ins>
      <w:del w:id="756" w:author="Everett Yang" w:date="2012-08-22T10:43:00Z">
        <w:r w:rsidRPr="00B856BD" w:rsidDel="00422035">
          <w:delText xml:space="preserve">Windows Live ID credentials when prompted. Remember the path to where </w:delText>
        </w:r>
      </w:del>
      <w:ins w:id="757" w:author="Kelly Vomacka (Evergreen Group)" w:date="2012-08-16T16:25:00Z">
        <w:del w:id="758" w:author="Everett Yang" w:date="2012-08-22T10:43:00Z">
          <w:r w:rsidR="00D91393" w:rsidRPr="00B856BD" w:rsidDel="00422035">
            <w:delText xml:space="preserve">you downloaded </w:delText>
          </w:r>
        </w:del>
      </w:ins>
      <w:del w:id="759" w:author="Everett Yang" w:date="2012-08-22T10:43:00Z">
        <w:r w:rsidRPr="00B856BD" w:rsidDel="00422035">
          <w:delText>the file was downloaded</w:delText>
        </w:r>
      </w:del>
      <w:ins w:id="760" w:author="Kelly Vomacka (Evergreen Group)" w:date="2012-08-16T16:25:00Z">
        <w:del w:id="761" w:author="Everett Yang" w:date="2012-08-22T10:43:00Z">
          <w:r w:rsidR="00D91393" w:rsidRPr="00B856BD" w:rsidDel="00422035">
            <w:delText>to</w:delText>
          </w:r>
        </w:del>
      </w:ins>
      <w:del w:id="762" w:author="Everett Yang" w:date="2012-08-22T10:43:00Z">
        <w:r w:rsidRPr="00B856BD" w:rsidDel="00422035">
          <w:delText>.</w:delText>
        </w:r>
      </w:del>
    </w:p>
    <w:p w:rsidR="00853A0E" w:rsidRPr="00B856BD" w:rsidDel="00422035" w:rsidRDefault="00853A0E" w:rsidP="002237F4">
      <w:pPr>
        <w:rPr>
          <w:del w:id="763" w:author="Everett Yang" w:date="2012-08-22T10:43:00Z"/>
          <w:rFonts w:ascii="Calibri" w:hAnsi="Calibri" w:cs="Calibri"/>
        </w:rPr>
      </w:pPr>
      <w:del w:id="764" w:author="Everett Yang" w:date="2012-08-22T10:43:00Z">
        <w:r w:rsidRPr="00B856BD" w:rsidDel="00422035">
          <w:rPr>
            <w:rFonts w:ascii="Calibri" w:hAnsi="Calibri" w:cs="Calibri"/>
          </w:rPr>
          <w:delText xml:space="preserve">Once </w:delText>
        </w:r>
      </w:del>
      <w:ins w:id="765" w:author="Kelly Vomacka (Evergreen Group)" w:date="2012-08-16T16:25:00Z">
        <w:del w:id="766" w:author="Everett Yang" w:date="2012-08-22T10:43:00Z">
          <w:r w:rsidR="00D91393" w:rsidRPr="00B856BD" w:rsidDel="00422035">
            <w:rPr>
              <w:rFonts w:ascii="Calibri" w:hAnsi="Calibri" w:cs="Calibri"/>
            </w:rPr>
            <w:delText xml:space="preserve">After you </w:delText>
          </w:r>
        </w:del>
      </w:ins>
      <w:del w:id="767" w:author="Everett Yang" w:date="2012-08-22T10:43:00Z">
        <w:r w:rsidRPr="00B856BD" w:rsidDel="00422035">
          <w:rPr>
            <w:rFonts w:ascii="Calibri" w:hAnsi="Calibri" w:cs="Calibri"/>
          </w:rPr>
          <w:delText>download</w:delText>
        </w:r>
      </w:del>
      <w:ins w:id="768" w:author="Kelly Vomacka (Evergreen Group)" w:date="2012-08-16T16:25:00Z">
        <w:del w:id="769" w:author="Everett Yang" w:date="2012-08-22T10:43:00Z">
          <w:r w:rsidR="00D91393" w:rsidRPr="00B856BD" w:rsidDel="00422035">
            <w:rPr>
              <w:rFonts w:ascii="Calibri" w:hAnsi="Calibri" w:cs="Calibri"/>
            </w:rPr>
            <w:delText xml:space="preserve"> the </w:delText>
          </w:r>
        </w:del>
      </w:ins>
      <w:del w:id="770" w:author="Everett Yang" w:date="2012-08-22T10:43:00Z">
        <w:r w:rsidR="0082155C" w:rsidDel="00422035">
          <w:rPr>
            <w:rFonts w:ascii="Calibri" w:hAnsi="Calibri" w:cs="Calibri"/>
          </w:rPr>
          <w:delText>Publish Settings</w:delText>
        </w:r>
      </w:del>
      <w:ins w:id="771" w:author="Kelly Vomacka (Evergreen Group)" w:date="2012-08-16T16:25:00Z">
        <w:del w:id="772" w:author="Everett Yang" w:date="2012-08-22T10:43:00Z">
          <w:r w:rsidR="00D91393" w:rsidRPr="00B856BD" w:rsidDel="00422035">
            <w:rPr>
              <w:rFonts w:ascii="Calibri" w:hAnsi="Calibri" w:cs="Calibri"/>
            </w:rPr>
            <w:delText xml:space="preserve"> file</w:delText>
          </w:r>
        </w:del>
      </w:ins>
      <w:del w:id="773" w:author="Everett Yang" w:date="2012-08-22T10:43:00Z">
        <w:r w:rsidRPr="00B856BD" w:rsidDel="00422035">
          <w:rPr>
            <w:rFonts w:ascii="Calibri" w:hAnsi="Calibri" w:cs="Calibri"/>
          </w:rPr>
          <w:delText xml:space="preserve">ed, the Deployment Manager </w:delText>
        </w:r>
      </w:del>
      <w:ins w:id="774" w:author="Kelly Vomacka (Evergreen Group)" w:date="2012-08-16T16:25:00Z">
        <w:del w:id="775" w:author="Everett Yang" w:date="2012-08-22T10:43:00Z">
          <w:r w:rsidR="00D91393" w:rsidRPr="00B856BD" w:rsidDel="00422035">
            <w:rPr>
              <w:rFonts w:ascii="Calibri" w:hAnsi="Calibri" w:cs="Calibri"/>
            </w:rPr>
            <w:delText xml:space="preserve">you </w:delText>
          </w:r>
        </w:del>
      </w:ins>
      <w:del w:id="776" w:author="Everett Yang" w:date="2012-08-22T10:43:00Z">
        <w:r w:rsidRPr="00B856BD" w:rsidDel="00422035">
          <w:rPr>
            <w:rFonts w:ascii="Calibri" w:hAnsi="Calibri" w:cs="Calibri"/>
          </w:rPr>
          <w:delText xml:space="preserve">can import the Publish Settings file </w:delText>
        </w:r>
      </w:del>
      <w:ins w:id="777" w:author="Kelly Vomacka (Evergreen Group)" w:date="2012-08-16T16:25:00Z">
        <w:del w:id="778" w:author="Everett Yang" w:date="2012-08-22T10:43:00Z">
          <w:r w:rsidR="00D91393" w:rsidRPr="00B856BD" w:rsidDel="00422035">
            <w:rPr>
              <w:rFonts w:ascii="Calibri" w:hAnsi="Calibri" w:cs="Calibri"/>
            </w:rPr>
            <w:delText xml:space="preserve">it </w:delText>
          </w:r>
        </w:del>
      </w:ins>
      <w:del w:id="779" w:author="Everett Yang" w:date="2012-08-22T10:43:00Z">
        <w:r w:rsidRPr="00B856BD" w:rsidDel="00422035">
          <w:rPr>
            <w:rFonts w:ascii="Calibri" w:hAnsi="Calibri" w:cs="Calibri"/>
          </w:rPr>
          <w:delText>from the local machine</w:delText>
        </w:r>
      </w:del>
    </w:p>
    <w:p w:rsidR="00853A0E" w:rsidRPr="00B856BD" w:rsidDel="00422035" w:rsidRDefault="00D91393">
      <w:pPr>
        <w:rPr>
          <w:del w:id="780" w:author="Everett Yang" w:date="2012-08-22T10:43:00Z"/>
          <w:rFonts w:ascii="Calibri" w:hAnsi="Calibri" w:cs="Calibri"/>
        </w:rPr>
        <w:pPrChange w:id="781" w:author="Kelly Vomacka (Evergreen Group)" w:date="2012-08-16T16:26:00Z">
          <w:pPr>
            <w:pStyle w:val="BodyText"/>
            <w:spacing w:before="0" w:after="0"/>
            <w:ind w:firstLine="720"/>
          </w:pPr>
        </w:pPrChange>
      </w:pPr>
      <w:ins w:id="782" w:author="Kelly Vomacka (Evergreen Group)" w:date="2012-08-16T16:25:00Z">
        <w:del w:id="783" w:author="Everett Yang" w:date="2012-08-22T10:43:00Z">
          <w:r w:rsidRPr="00B856BD" w:rsidDel="00422035">
            <w:rPr>
              <w:rFonts w:ascii="Calibri" w:hAnsi="Calibri" w:cs="Calibri"/>
            </w:rPr>
            <w:delText xml:space="preserve"> </w:delText>
          </w:r>
        </w:del>
      </w:ins>
      <w:del w:id="784" w:author="Everett Yang" w:date="2012-08-22T10:43:00Z">
        <w:r w:rsidR="00853A0E" w:rsidRPr="00B856BD" w:rsidDel="00422035">
          <w:rPr>
            <w:rFonts w:ascii="Calibri" w:hAnsi="Calibri" w:cs="Calibri"/>
          </w:rPr>
          <w:delText xml:space="preserve">by browsing to the </w:delText>
        </w:r>
        <w:r w:rsidR="00853A0E" w:rsidRPr="00B856BD" w:rsidDel="00422035">
          <w:rPr>
            <w:rFonts w:ascii="Calibri" w:hAnsi="Calibri" w:cs="Calibri"/>
            <w:b/>
          </w:rPr>
          <w:delText>Publish Settings Path</w:delText>
        </w:r>
        <w:r w:rsidR="00853A0E" w:rsidRPr="00B856BD" w:rsidDel="00422035">
          <w:rPr>
            <w:rFonts w:ascii="Calibri" w:hAnsi="Calibri" w:cs="Calibri"/>
          </w:rPr>
          <w:delText>.</w:delText>
        </w:r>
      </w:del>
    </w:p>
    <w:p w:rsidR="00853A0E" w:rsidRPr="00B856BD" w:rsidRDefault="00853A0E">
      <w:pPr>
        <w:pPrChange w:id="785" w:author="Kelly Vomacka (Evergreen Group)" w:date="2012-08-16T16:26:00Z">
          <w:pPr>
            <w:pStyle w:val="BodyText"/>
            <w:spacing w:before="0"/>
          </w:pPr>
        </w:pPrChange>
      </w:pPr>
    </w:p>
    <w:p w:rsidR="007A546D" w:rsidRPr="00BB632D" w:rsidRDefault="007A546D" w:rsidP="007A546D">
      <w:pPr>
        <w:pStyle w:val="BodyText"/>
        <w:spacing w:before="0"/>
        <w:rPr>
          <w:rFonts w:asciiTheme="minorHAnsi" w:hAnsiTheme="minorHAnsi" w:cstheme="minorHAnsi"/>
          <w:sz w:val="10"/>
          <w:szCs w:val="10"/>
        </w:rPr>
      </w:pPr>
    </w:p>
    <w:p w:rsidR="00952D91" w:rsidRPr="00BB632D" w:rsidRDefault="001C0A21" w:rsidP="002237F4">
      <w:pPr>
        <w:pStyle w:val="Art"/>
      </w:pPr>
      <w:r w:rsidRPr="00BB632D">
        <w:rPr>
          <w:noProof/>
        </w:rPr>
        <w:drawing>
          <wp:inline distT="0" distB="0" distL="0" distR="0" wp14:anchorId="462D6174" wp14:editId="56008365">
            <wp:extent cx="4572000" cy="2606040"/>
            <wp:effectExtent l="0" t="0" r="0" b="3810"/>
            <wp:docPr id="2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606040"/>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952D91" w:rsidRPr="00B856BD" w:rsidRDefault="00952D91" w:rsidP="002237F4">
      <w:r w:rsidRPr="00B856BD">
        <w:rPr>
          <w:b/>
        </w:rPr>
        <w:t xml:space="preserve">Subscriptions and Locations: </w:t>
      </w:r>
      <w:r w:rsidRPr="00B856BD">
        <w:t>A Windows Azure subscription grants you access to Windows Azure services and to the Windows Azure Management Portal.</w:t>
      </w:r>
    </w:p>
    <w:p w:rsidR="008D3B5C" w:rsidRPr="00B856BD" w:rsidRDefault="008D3B5C" w:rsidP="002237F4">
      <w:pPr>
        <w:rPr>
          <w:rFonts w:ascii="Calibri" w:hAnsi="Calibri" w:cs="Calibri"/>
        </w:rPr>
      </w:pPr>
      <w:r w:rsidRPr="00B856BD">
        <w:rPr>
          <w:rFonts w:ascii="Calibri" w:hAnsi="Calibri" w:cs="Calibri"/>
        </w:rPr>
        <w:t xml:space="preserve">After </w:t>
      </w:r>
      <w:del w:id="786" w:author="Kelly Vomacka (Evergreen Group)" w:date="2012-08-16T16:32:00Z">
        <w:r w:rsidRPr="00B856BD" w:rsidDel="008D3B5C">
          <w:rPr>
            <w:rFonts w:ascii="Calibri" w:hAnsi="Calibri" w:cs="Calibri"/>
          </w:rPr>
          <w:delText>the Deployment Manager</w:delText>
        </w:r>
      </w:del>
      <w:ins w:id="787" w:author="Kelly Vomacka (Evergreen Group)" w:date="2012-08-16T16:32:00Z">
        <w:r w:rsidRPr="00B856BD">
          <w:rPr>
            <w:rFonts w:ascii="Calibri" w:hAnsi="Calibri" w:cs="Calibri"/>
          </w:rPr>
          <w:t>you</w:t>
        </w:r>
      </w:ins>
      <w:r w:rsidRPr="00B856BD">
        <w:rPr>
          <w:rFonts w:ascii="Calibri" w:hAnsi="Calibri" w:cs="Calibri"/>
        </w:rPr>
        <w:t xml:space="preserve"> import</w:t>
      </w:r>
      <w:del w:id="788" w:author="Kelly Vomacka (Evergreen Group)" w:date="2012-08-16T16:32:00Z">
        <w:r w:rsidRPr="00B856BD" w:rsidDel="008D3B5C">
          <w:rPr>
            <w:rFonts w:ascii="Calibri" w:hAnsi="Calibri" w:cs="Calibri"/>
          </w:rPr>
          <w:delText>s</w:delText>
        </w:r>
      </w:del>
      <w:r w:rsidRPr="00B856BD">
        <w:rPr>
          <w:rFonts w:ascii="Calibri" w:hAnsi="Calibri" w:cs="Calibri"/>
        </w:rPr>
        <w:t xml:space="preserve"> </w:t>
      </w:r>
      <w:ins w:id="789" w:author="Kelly Vomacka (Evergreen Group)" w:date="2012-08-16T16:32:00Z">
        <w:r w:rsidRPr="00B856BD">
          <w:rPr>
            <w:rFonts w:ascii="Calibri" w:hAnsi="Calibri" w:cs="Calibri"/>
          </w:rPr>
          <w:t xml:space="preserve">the </w:t>
        </w:r>
      </w:ins>
      <w:r w:rsidRPr="00B856BD">
        <w:rPr>
          <w:rFonts w:ascii="Calibri" w:hAnsi="Calibri" w:cs="Calibri"/>
        </w:rPr>
        <w:t>Publish</w:t>
      </w:r>
      <w:r w:rsidR="0082155C">
        <w:rPr>
          <w:rFonts w:ascii="Calibri" w:hAnsi="Calibri" w:cs="Calibri"/>
        </w:rPr>
        <w:t xml:space="preserve"> </w:t>
      </w:r>
      <w:del w:id="790" w:author="Kelly Vomacka (Evergreen Group)" w:date="2012-08-16T16:32:00Z">
        <w:r w:rsidRPr="00B856BD" w:rsidDel="008D3B5C">
          <w:rPr>
            <w:rFonts w:ascii="Calibri" w:hAnsi="Calibri" w:cs="Calibri"/>
          </w:rPr>
          <w:delText xml:space="preserve"> </w:delText>
        </w:r>
      </w:del>
      <w:r w:rsidRPr="00B856BD">
        <w:rPr>
          <w:rFonts w:ascii="Calibri" w:hAnsi="Calibri" w:cs="Calibri"/>
        </w:rPr>
        <w:t xml:space="preserve">Settings file, its associated subscriptions </w:t>
      </w:r>
      <w:ins w:id="791" w:author="Kelly Vomacka (Evergreen Group)" w:date="2012-08-16T16:32:00Z">
        <w:r w:rsidRPr="00B856BD">
          <w:rPr>
            <w:rFonts w:ascii="Calibri" w:hAnsi="Calibri" w:cs="Calibri"/>
          </w:rPr>
          <w:t xml:space="preserve">(if any) </w:t>
        </w:r>
      </w:ins>
      <w:r w:rsidRPr="00B856BD">
        <w:rPr>
          <w:rFonts w:ascii="Calibri" w:hAnsi="Calibri" w:cs="Calibri"/>
        </w:rPr>
        <w:t xml:space="preserve">are </w:t>
      </w:r>
      <w:del w:id="792" w:author="Kelly Vomacka (Evergreen Group)" w:date="2012-08-16T16:39:00Z">
        <w:r w:rsidRPr="00B856BD" w:rsidDel="005902A4">
          <w:rPr>
            <w:rFonts w:ascii="Calibri" w:hAnsi="Calibri" w:cs="Calibri"/>
          </w:rPr>
          <w:delText>auto</w:delText>
        </w:r>
      </w:del>
      <w:del w:id="793" w:author="Kelly Vomacka (Evergreen Group)" w:date="2012-08-16T16:32:00Z">
        <w:r w:rsidRPr="00B856BD" w:rsidDel="008D3B5C">
          <w:rPr>
            <w:rFonts w:ascii="Calibri" w:hAnsi="Calibri" w:cs="Calibri"/>
          </w:rPr>
          <w:delText>-</w:delText>
        </w:r>
      </w:del>
      <w:r w:rsidRPr="00B856BD">
        <w:rPr>
          <w:rFonts w:ascii="Calibri" w:hAnsi="Calibri" w:cs="Calibri"/>
        </w:rPr>
        <w:t>loaded</w:t>
      </w:r>
      <w:ins w:id="794" w:author="Kelly Vomacka (Evergreen Group)" w:date="2012-08-16T16:39:00Z">
        <w:r w:rsidR="005902A4" w:rsidRPr="00B856BD">
          <w:rPr>
            <w:rFonts w:ascii="Calibri" w:hAnsi="Calibri" w:cs="Calibri"/>
          </w:rPr>
          <w:t xml:space="preserve"> automatically</w:t>
        </w:r>
      </w:ins>
      <w:del w:id="795" w:author="Kelly Vomacka (Evergreen Group)" w:date="2012-08-16T16:32:00Z">
        <w:r w:rsidRPr="00B856BD" w:rsidDel="008D3B5C">
          <w:rPr>
            <w:rFonts w:ascii="Calibri" w:hAnsi="Calibri" w:cs="Calibri"/>
          </w:rPr>
          <w:delText xml:space="preserve"> (if any)</w:delText>
        </w:r>
      </w:del>
      <w:r w:rsidRPr="00B856BD">
        <w:rPr>
          <w:rFonts w:ascii="Calibri" w:hAnsi="Calibri" w:cs="Calibri"/>
        </w:rPr>
        <w:t>.</w:t>
      </w:r>
    </w:p>
    <w:p w:rsidR="008D3B5C" w:rsidRPr="00B856BD" w:rsidRDefault="008D3B5C" w:rsidP="002237F4">
      <w:r w:rsidRPr="00B856BD">
        <w:t>By default</w:t>
      </w:r>
      <w:ins w:id="796" w:author="Kelly Vomacka (Evergreen Group)" w:date="2012-08-16T16:33:00Z">
        <w:r w:rsidRPr="00B856BD">
          <w:t>,</w:t>
        </w:r>
      </w:ins>
      <w:r w:rsidRPr="00B856BD">
        <w:t xml:space="preserve"> </w:t>
      </w:r>
      <w:del w:id="797" w:author="Kelly Vomacka (Evergreen Group)" w:date="2012-08-16T16:33:00Z">
        <w:r w:rsidRPr="00B856BD" w:rsidDel="008D3B5C">
          <w:delText xml:space="preserve">the </w:delText>
        </w:r>
      </w:del>
      <w:r w:rsidRPr="00B856BD">
        <w:t xml:space="preserve">Deployment Tracker uses the first subscription in your publishing profile. If </w:t>
      </w:r>
      <w:del w:id="798" w:author="Kelly Vomacka (Evergreen Group)" w:date="2012-08-16T16:33:00Z">
        <w:r w:rsidRPr="00B856BD" w:rsidDel="008D3B5C">
          <w:delText xml:space="preserve">the Deployment Managers </w:delText>
        </w:r>
      </w:del>
      <w:ins w:id="799" w:author="Kelly Vomacka (Evergreen Group)" w:date="2012-08-16T16:33:00Z">
        <w:r w:rsidRPr="00B856BD">
          <w:t xml:space="preserve">you </w:t>
        </w:r>
      </w:ins>
      <w:r w:rsidRPr="00B856BD">
        <w:t>administer</w:t>
      </w:r>
      <w:del w:id="800" w:author="Kelly Vomacka (Evergreen Group)" w:date="2012-08-16T16:33:00Z">
        <w:r w:rsidRPr="00B856BD" w:rsidDel="008D3B5C">
          <w:delText>s</w:delText>
        </w:r>
      </w:del>
      <w:r w:rsidRPr="00B856BD">
        <w:t xml:space="preserve"> more than one subscription, </w:t>
      </w:r>
      <w:del w:id="801" w:author="Kelly Vomacka (Evergreen Group)" w:date="2012-08-16T16:33:00Z">
        <w:r w:rsidRPr="00B856BD" w:rsidDel="008D3B5C">
          <w:delText xml:space="preserve">he or she </w:delText>
        </w:r>
      </w:del>
      <w:ins w:id="802" w:author="Kelly Vomacka (Evergreen Group)" w:date="2012-08-16T16:33:00Z">
        <w:r w:rsidRPr="00B856BD">
          <w:t xml:space="preserve">you </w:t>
        </w:r>
      </w:ins>
      <w:r w:rsidRPr="00B856BD">
        <w:t xml:space="preserve">should specify a subscription to ensure that the intended subscription is used. </w:t>
      </w:r>
      <w:del w:id="803" w:author="Kelly Vomacka (Evergreen Group)" w:date="2012-08-16T16:33:00Z">
        <w:r w:rsidRPr="00B856BD" w:rsidDel="008D3B5C">
          <w:delText>Once specified</w:delText>
        </w:r>
      </w:del>
      <w:ins w:id="804" w:author="Kelly Vomacka (Evergreen Group)" w:date="2012-08-16T16:33:00Z">
        <w:r w:rsidRPr="00B856BD">
          <w:t>After you specify it</w:t>
        </w:r>
      </w:ins>
      <w:r w:rsidRPr="00B856BD">
        <w:t xml:space="preserve">, </w:t>
      </w:r>
      <w:del w:id="805" w:author="Kelly Vomacka (Evergreen Group)" w:date="2012-08-16T16:39:00Z">
        <w:r w:rsidRPr="00B856BD" w:rsidDel="005902A4">
          <w:delText>it</w:delText>
        </w:r>
      </w:del>
      <w:del w:id="806" w:author="Kelly Vomacka (Evergreen Group)" w:date="2012-08-16T16:33:00Z">
        <w:r w:rsidRPr="00B856BD" w:rsidDel="008D3B5C">
          <w:delText>’</w:delText>
        </w:r>
      </w:del>
      <w:del w:id="807" w:author="Kelly Vomacka (Evergreen Group)" w:date="2012-08-16T16:39:00Z">
        <w:r w:rsidRPr="00B856BD" w:rsidDel="005902A4">
          <w:delText>s</w:delText>
        </w:r>
      </w:del>
      <w:ins w:id="808" w:author="Kelly Vomacka (Evergreen Group)" w:date="2012-08-16T16:39:00Z">
        <w:r w:rsidR="005902A4" w:rsidRPr="00B856BD">
          <w:t>the</w:t>
        </w:r>
      </w:ins>
      <w:r w:rsidRPr="00B856BD">
        <w:t xml:space="preserve"> associated deployment locations are </w:t>
      </w:r>
      <w:del w:id="809" w:author="Kelly Vomacka (Evergreen Group)" w:date="2012-08-16T16:39:00Z">
        <w:r w:rsidRPr="00B856BD" w:rsidDel="005902A4">
          <w:delText>auto</w:delText>
        </w:r>
      </w:del>
      <w:del w:id="810" w:author="Kelly Vomacka (Evergreen Group)" w:date="2012-08-16T16:34:00Z">
        <w:r w:rsidRPr="00B856BD" w:rsidDel="008D3B5C">
          <w:delText>-</w:delText>
        </w:r>
      </w:del>
      <w:r w:rsidRPr="00B856BD">
        <w:t>loaded</w:t>
      </w:r>
      <w:ins w:id="811" w:author="Kelly Vomacka (Evergreen Group)" w:date="2012-08-16T16:39:00Z">
        <w:r w:rsidR="005902A4" w:rsidRPr="00B856BD">
          <w:t xml:space="preserve"> automatically</w:t>
        </w:r>
      </w:ins>
      <w:r w:rsidRPr="00B856BD">
        <w:t>.</w:t>
      </w:r>
    </w:p>
    <w:p w:rsidR="007A546D" w:rsidRPr="00BB632D" w:rsidRDefault="007A546D" w:rsidP="007A546D">
      <w:pPr>
        <w:pStyle w:val="BodyText"/>
        <w:spacing w:before="0"/>
        <w:rPr>
          <w:rFonts w:asciiTheme="minorHAnsi" w:hAnsiTheme="minorHAnsi" w:cstheme="minorHAnsi"/>
          <w:sz w:val="10"/>
          <w:szCs w:val="10"/>
        </w:rPr>
      </w:pPr>
    </w:p>
    <w:p w:rsidR="00952D91" w:rsidRPr="00BB632D" w:rsidRDefault="00952D91" w:rsidP="002237F4">
      <w:pPr>
        <w:pStyle w:val="Art"/>
      </w:pPr>
      <w:r w:rsidRPr="00BB632D">
        <w:lastRenderedPageBreak/>
        <w:t xml:space="preserve"> </w:t>
      </w:r>
      <w:r w:rsidR="001C0A21" w:rsidRPr="00BB632D">
        <w:rPr>
          <w:noProof/>
        </w:rPr>
        <w:drawing>
          <wp:inline distT="0" distB="0" distL="0" distR="0" wp14:anchorId="6CBD94E0" wp14:editId="400557C0">
            <wp:extent cx="4572000" cy="2560320"/>
            <wp:effectExtent l="0" t="0" r="0" b="0"/>
            <wp:docPr id="2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560320"/>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952D91" w:rsidRPr="00BB632D" w:rsidRDefault="001C0A21" w:rsidP="002237F4">
      <w:pPr>
        <w:pStyle w:val="Art"/>
      </w:pPr>
      <w:r w:rsidRPr="00BB632D">
        <w:rPr>
          <w:noProof/>
        </w:rPr>
        <w:drawing>
          <wp:inline distT="0" distB="0" distL="0" distR="0" wp14:anchorId="28043CB0" wp14:editId="459900E8">
            <wp:extent cx="4572000" cy="2532888"/>
            <wp:effectExtent l="0" t="0" r="0" b="1270"/>
            <wp:docPr id="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532888"/>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bookmarkStart w:id="812" w:name="_Toc330571435"/>
    </w:p>
    <w:p w:rsidR="00952D91" w:rsidRPr="00BB632D" w:rsidRDefault="00900311" w:rsidP="002237F4">
      <w:pPr>
        <w:pStyle w:val="Heading3"/>
      </w:pPr>
      <w:bookmarkStart w:id="813" w:name="_Toc332983778"/>
      <w:r w:rsidRPr="00BB632D">
        <w:t>To</w:t>
      </w:r>
      <w:r w:rsidR="00952D91" w:rsidRPr="00BB632D">
        <w:t xml:space="preserve"> </w:t>
      </w:r>
      <w:r w:rsidRPr="00BB632D">
        <w:t>m</w:t>
      </w:r>
      <w:r w:rsidR="00952D91" w:rsidRPr="00BB632D">
        <w:t>anag</w:t>
      </w:r>
      <w:r w:rsidRPr="00BB632D">
        <w:t>e a Windows</w:t>
      </w:r>
      <w:r w:rsidR="00952D91" w:rsidRPr="00BB632D">
        <w:t xml:space="preserve"> Azure </w:t>
      </w:r>
      <w:r w:rsidRPr="00BB632D">
        <w:t>s</w:t>
      </w:r>
      <w:r w:rsidR="00952D91" w:rsidRPr="00BB632D">
        <w:t xml:space="preserve">torage </w:t>
      </w:r>
      <w:r w:rsidRPr="00BB632D">
        <w:t>a</w:t>
      </w:r>
      <w:r w:rsidR="00952D91" w:rsidRPr="00BB632D">
        <w:t xml:space="preserve">ccount and </w:t>
      </w:r>
      <w:r w:rsidRPr="00BB632D">
        <w:t>h</w:t>
      </w:r>
      <w:r w:rsidR="00952D91" w:rsidRPr="00BB632D">
        <w:t>osted</w:t>
      </w:r>
      <w:r w:rsidRPr="00BB632D">
        <w:t xml:space="preserve"> s</w:t>
      </w:r>
      <w:r w:rsidR="00952D91" w:rsidRPr="00BB632D">
        <w:t xml:space="preserve">ervice </w:t>
      </w:r>
      <w:r w:rsidRPr="00BB632D">
        <w:t>c</w:t>
      </w:r>
      <w:r w:rsidR="00952D91" w:rsidRPr="00BB632D">
        <w:t>omponents</w:t>
      </w:r>
      <w:bookmarkEnd w:id="812"/>
      <w:bookmarkEnd w:id="813"/>
    </w:p>
    <w:p w:rsidR="00952D91" w:rsidRPr="00B856BD" w:rsidRDefault="00900311" w:rsidP="002237F4">
      <w:pPr>
        <w:rPr>
          <w:lang w:val="en-CA"/>
        </w:rPr>
      </w:pPr>
      <w:r w:rsidRPr="00B856BD">
        <w:rPr>
          <w:lang w:val="en-CA"/>
        </w:rPr>
        <w:t xml:space="preserve">A </w:t>
      </w:r>
      <w:r w:rsidR="00952D91" w:rsidRPr="00B856BD">
        <w:rPr>
          <w:lang w:val="en-CA"/>
        </w:rPr>
        <w:t xml:space="preserve">Windows Azure application requires both compute and storage services. </w:t>
      </w:r>
      <w:r w:rsidRPr="00B856BD">
        <w:rPr>
          <w:lang w:val="en-CA"/>
        </w:rPr>
        <w:t xml:space="preserve">The following </w:t>
      </w:r>
      <w:r w:rsidR="00952D91" w:rsidRPr="00B856BD">
        <w:rPr>
          <w:lang w:val="en-CA"/>
        </w:rPr>
        <w:t xml:space="preserve">steps </w:t>
      </w:r>
      <w:r w:rsidRPr="00B856BD">
        <w:rPr>
          <w:lang w:val="en-CA"/>
        </w:rPr>
        <w:t xml:space="preserve">describe how to </w:t>
      </w:r>
      <w:r w:rsidR="00952D91" w:rsidRPr="00B856BD">
        <w:rPr>
          <w:lang w:val="en-CA"/>
        </w:rPr>
        <w:t>creat</w:t>
      </w:r>
      <w:r w:rsidRPr="00B856BD">
        <w:rPr>
          <w:lang w:val="en-CA"/>
        </w:rPr>
        <w:t>e</w:t>
      </w:r>
      <w:r w:rsidR="00952D91" w:rsidRPr="00B856BD">
        <w:rPr>
          <w:lang w:val="en-CA"/>
        </w:rPr>
        <w:t xml:space="preserve"> a new Windows Azure storage account to allow the application to persist its data. </w:t>
      </w:r>
      <w:r w:rsidRPr="00B856BD">
        <w:rPr>
          <w:lang w:val="en-CA"/>
        </w:rPr>
        <w:t xml:space="preserve">They also describe how to </w:t>
      </w:r>
      <w:r w:rsidR="00952D91" w:rsidRPr="00B856BD">
        <w:rPr>
          <w:lang w:val="en-CA"/>
        </w:rPr>
        <w:t>define a hosted service component</w:t>
      </w:r>
      <w:ins w:id="814" w:author="Kelly Vomacka (Evergreen Group)" w:date="2012-08-16T16:41:00Z">
        <w:r w:rsidR="005902A4" w:rsidRPr="00B856BD">
          <w:rPr>
            <w:lang w:val="en-CA"/>
          </w:rPr>
          <w:t xml:space="preserve"> to</w:t>
        </w:r>
      </w:ins>
      <w:r w:rsidR="00952D91" w:rsidRPr="00B856BD">
        <w:rPr>
          <w:lang w:val="en-CA"/>
        </w:rPr>
        <w:t xml:space="preserve"> execut</w:t>
      </w:r>
      <w:r w:rsidRPr="00B856BD">
        <w:rPr>
          <w:lang w:val="en-CA"/>
        </w:rPr>
        <w:t>e</w:t>
      </w:r>
      <w:r w:rsidR="00952D91" w:rsidRPr="00B856BD">
        <w:rPr>
          <w:lang w:val="en-CA"/>
        </w:rPr>
        <w:t xml:space="preserve"> application code.</w:t>
      </w:r>
    </w:p>
    <w:p w:rsidR="00F74404" w:rsidRPr="00B856BD" w:rsidRDefault="00900311" w:rsidP="002237F4">
      <w:r w:rsidRPr="00B856BD">
        <w:t>The n</w:t>
      </w:r>
      <w:r w:rsidR="00F74404" w:rsidRPr="00B856BD">
        <w:t xml:space="preserve">aming </w:t>
      </w:r>
      <w:r w:rsidRPr="00B856BD">
        <w:t>c</w:t>
      </w:r>
      <w:r w:rsidR="00F74404" w:rsidRPr="00B856BD">
        <w:t xml:space="preserve">onventions for </w:t>
      </w:r>
      <w:del w:id="815" w:author="Kelly Vomacka (Evergreen Group)" w:date="2012-08-16T16:41:00Z">
        <w:r w:rsidR="00F74404" w:rsidRPr="00B856BD" w:rsidDel="005902A4">
          <w:delText xml:space="preserve">creating </w:delText>
        </w:r>
        <w:r w:rsidRPr="00B856BD" w:rsidDel="005902A4">
          <w:delText xml:space="preserve">a </w:delText>
        </w:r>
      </w:del>
      <w:r w:rsidRPr="00B856BD">
        <w:t xml:space="preserve">Windows </w:t>
      </w:r>
      <w:r w:rsidR="00F74404" w:rsidRPr="00B856BD">
        <w:t xml:space="preserve">Azure </w:t>
      </w:r>
      <w:r w:rsidRPr="00B856BD">
        <w:t>s</w:t>
      </w:r>
      <w:r w:rsidR="00F74404" w:rsidRPr="00B856BD">
        <w:t>torage account</w:t>
      </w:r>
      <w:ins w:id="816" w:author="Kelly Vomacka (Evergreen Group)" w:date="2012-08-16T16:41:00Z">
        <w:r w:rsidR="005902A4" w:rsidRPr="00B856BD">
          <w:t>s</w:t>
        </w:r>
      </w:ins>
      <w:r w:rsidR="00F74404" w:rsidRPr="00B856BD">
        <w:t xml:space="preserve"> and </w:t>
      </w:r>
      <w:r w:rsidRPr="00B856BD">
        <w:t>h</w:t>
      </w:r>
      <w:r w:rsidR="00F74404" w:rsidRPr="00B856BD">
        <w:t xml:space="preserve">osted services are as </w:t>
      </w:r>
      <w:commentRangeStart w:id="817"/>
      <w:commentRangeStart w:id="818"/>
      <w:r w:rsidR="00F74404" w:rsidRPr="00B856BD">
        <w:t>follows</w:t>
      </w:r>
      <w:commentRangeEnd w:id="817"/>
      <w:commentRangeEnd w:id="818"/>
      <w:r w:rsidR="004D44B2" w:rsidRPr="00B856BD">
        <w:rPr>
          <w:rStyle w:val="CommentReference"/>
          <w:rFonts w:asciiTheme="minorHAnsi" w:hAnsiTheme="minorHAnsi" w:cstheme="minorHAnsi"/>
          <w:sz w:val="24"/>
          <w:szCs w:val="24"/>
        </w:rPr>
        <w:commentReference w:id="817"/>
      </w:r>
      <w:r w:rsidR="00F15BEF" w:rsidRPr="00B856BD">
        <w:rPr>
          <w:rStyle w:val="CommentReference"/>
          <w:rFonts w:asciiTheme="minorHAnsi" w:hAnsiTheme="minorHAnsi" w:cstheme="minorHAnsi"/>
          <w:sz w:val="24"/>
          <w:szCs w:val="24"/>
        </w:rPr>
        <w:commentReference w:id="818"/>
      </w:r>
      <w:r w:rsidR="00F74404" w:rsidRPr="00B856BD">
        <w:t>:</w:t>
      </w:r>
    </w:p>
    <w:p w:rsidR="00F74404" w:rsidRPr="00B856BD" w:rsidRDefault="00F74404" w:rsidP="002237F4">
      <w:r w:rsidRPr="00B856BD">
        <w:t xml:space="preserve">Storage </w:t>
      </w:r>
      <w:r w:rsidR="00900311" w:rsidRPr="00B856BD">
        <w:t>a</w:t>
      </w:r>
      <w:r w:rsidRPr="00B856BD">
        <w:t xml:space="preserve">ccount </w:t>
      </w:r>
      <w:r w:rsidR="00900311" w:rsidRPr="00B856BD">
        <w:t>n</w:t>
      </w:r>
      <w:r w:rsidRPr="00B856BD">
        <w:t>ame</w:t>
      </w:r>
      <w:r w:rsidR="00900311" w:rsidRPr="00B856BD">
        <w:t>s</w:t>
      </w:r>
      <w:r w:rsidRPr="00B856BD">
        <w:t>:</w:t>
      </w:r>
    </w:p>
    <w:p w:rsidR="00F74404" w:rsidRPr="00B856BD" w:rsidRDefault="00900311" w:rsidP="002237F4">
      <w:pPr>
        <w:pStyle w:val="Bullet"/>
        <w:tabs>
          <w:tab w:val="clear" w:pos="720"/>
          <w:tab w:val="left" w:pos="1080"/>
        </w:tabs>
        <w:ind w:left="1080"/>
      </w:pPr>
      <w:r w:rsidRPr="00B856BD">
        <w:t>M</w:t>
      </w:r>
      <w:r w:rsidR="00F74404" w:rsidRPr="00B856BD">
        <w:t>ust be unique within an account</w:t>
      </w:r>
      <w:r w:rsidRPr="00B856BD">
        <w:t>.</w:t>
      </w:r>
    </w:p>
    <w:p w:rsidR="00F74404" w:rsidRPr="00B856BD" w:rsidRDefault="00F74404" w:rsidP="002237F4">
      <w:pPr>
        <w:pStyle w:val="Bullet"/>
        <w:tabs>
          <w:tab w:val="clear" w:pos="720"/>
          <w:tab w:val="left" w:pos="1080"/>
        </w:tabs>
        <w:ind w:left="1080"/>
      </w:pPr>
      <w:r w:rsidRPr="00B856BD">
        <w:lastRenderedPageBreak/>
        <w:t>Must start with a letter or a number</w:t>
      </w:r>
      <w:r w:rsidR="00900311" w:rsidRPr="00B856BD">
        <w:t>.</w:t>
      </w:r>
    </w:p>
    <w:p w:rsidR="00F74404" w:rsidRPr="00B856BD" w:rsidRDefault="00F74404" w:rsidP="002237F4">
      <w:pPr>
        <w:pStyle w:val="Bullet"/>
        <w:tabs>
          <w:tab w:val="clear" w:pos="720"/>
          <w:tab w:val="left" w:pos="1080"/>
        </w:tabs>
        <w:ind w:left="1080"/>
      </w:pPr>
      <w:r w:rsidRPr="00B856BD">
        <w:t>Cannot contain any special characters.</w:t>
      </w:r>
    </w:p>
    <w:p w:rsidR="00F74404" w:rsidRPr="00B856BD" w:rsidRDefault="00F74404" w:rsidP="002237F4">
      <w:pPr>
        <w:pStyle w:val="Bullet"/>
        <w:tabs>
          <w:tab w:val="clear" w:pos="720"/>
          <w:tab w:val="left" w:pos="1080"/>
        </w:tabs>
        <w:ind w:left="1080"/>
      </w:pPr>
      <w:r w:rsidRPr="00B856BD">
        <w:t xml:space="preserve">Must be 3 </w:t>
      </w:r>
      <w:r w:rsidR="005902A4" w:rsidRPr="00B856BD">
        <w:t xml:space="preserve">to </w:t>
      </w:r>
      <w:r w:rsidRPr="00B856BD">
        <w:t xml:space="preserve">24 characters </w:t>
      </w:r>
      <w:r w:rsidR="00900311" w:rsidRPr="00B856BD">
        <w:t>long</w:t>
      </w:r>
      <w:r w:rsidRPr="00B856BD">
        <w:t xml:space="preserve"> and use lowercase letters only.</w:t>
      </w:r>
    </w:p>
    <w:p w:rsidR="00F74404" w:rsidRPr="00B856BD" w:rsidRDefault="00F74404" w:rsidP="002237F4">
      <w:r w:rsidRPr="00B856BD">
        <w:t xml:space="preserve">Hosted </w:t>
      </w:r>
      <w:r w:rsidR="00900311" w:rsidRPr="00B856BD">
        <w:t>s</w:t>
      </w:r>
      <w:r w:rsidRPr="00B856BD">
        <w:t xml:space="preserve">ervice </w:t>
      </w:r>
      <w:r w:rsidR="00900311" w:rsidRPr="00B856BD">
        <w:t>n</w:t>
      </w:r>
      <w:r w:rsidRPr="00B856BD">
        <w:t>ame</w:t>
      </w:r>
      <w:r w:rsidR="00900311" w:rsidRPr="00B856BD">
        <w:t>s</w:t>
      </w:r>
      <w:r w:rsidRPr="00B856BD">
        <w:t>:</w:t>
      </w:r>
    </w:p>
    <w:p w:rsidR="00F74404" w:rsidRPr="00B856BD" w:rsidRDefault="00900311" w:rsidP="002237F4">
      <w:pPr>
        <w:pStyle w:val="BulletList"/>
      </w:pPr>
      <w:r w:rsidRPr="00B856BD">
        <w:t>May use l</w:t>
      </w:r>
      <w:r w:rsidR="00F74404" w:rsidRPr="00B856BD">
        <w:t>etter</w:t>
      </w:r>
      <w:r w:rsidRPr="00B856BD">
        <w:t>s</w:t>
      </w:r>
      <w:r w:rsidR="00F74404" w:rsidRPr="00B856BD">
        <w:t xml:space="preserve"> A-Z and numbers 0-9 and only </w:t>
      </w:r>
      <w:r w:rsidRPr="00B856BD">
        <w:t xml:space="preserve">the </w:t>
      </w:r>
      <w:r w:rsidR="00F74404" w:rsidRPr="00B856BD">
        <w:t xml:space="preserve">special character </w:t>
      </w:r>
      <w:r w:rsidR="007D77AE" w:rsidRPr="00B856BD">
        <w:t>“</w:t>
      </w:r>
      <w:r w:rsidR="00F74404" w:rsidRPr="00B856BD">
        <w:t>-</w:t>
      </w:r>
      <w:r w:rsidR="007D77AE" w:rsidRPr="00B856BD">
        <w:t>”</w:t>
      </w:r>
      <w:r w:rsidR="007D77AE" w:rsidRPr="00B856BD" w:rsidDel="007D77AE">
        <w:t xml:space="preserve"> </w:t>
      </w:r>
      <w:r w:rsidR="00F74404" w:rsidRPr="00B856BD">
        <w:t>(hyphen)</w:t>
      </w:r>
      <w:r w:rsidRPr="00B856BD">
        <w:t>.</w:t>
      </w:r>
      <w:r w:rsidR="005902A4" w:rsidRPr="00B856BD">
        <w:t xml:space="preserve"> The names are not case-sensitive.</w:t>
      </w:r>
    </w:p>
    <w:p w:rsidR="00F74404" w:rsidRPr="00B856BD" w:rsidRDefault="00794613" w:rsidP="002237F4">
      <w:pPr>
        <w:pStyle w:val="BulletList"/>
      </w:pPr>
      <w:r w:rsidRPr="00B856BD">
        <w:t xml:space="preserve">May not use a </w:t>
      </w:r>
      <w:r w:rsidR="00F74404" w:rsidRPr="00B856BD">
        <w:t>space</w:t>
      </w:r>
      <w:r w:rsidRPr="00B856BD">
        <w:t>.</w:t>
      </w:r>
    </w:p>
    <w:p w:rsidR="00F74404" w:rsidRPr="00B856BD" w:rsidRDefault="00794613" w:rsidP="002237F4">
      <w:pPr>
        <w:pStyle w:val="BulletList"/>
      </w:pPr>
      <w:r w:rsidRPr="00B856BD">
        <w:t>C</w:t>
      </w:r>
      <w:r w:rsidR="00F74404" w:rsidRPr="00B856BD">
        <w:t>an be 1 to 63 characters long</w:t>
      </w:r>
      <w:r w:rsidRPr="00B856BD">
        <w:t>.</w:t>
      </w:r>
    </w:p>
    <w:p w:rsidR="00952D91" w:rsidRPr="00B856BD" w:rsidRDefault="00794613" w:rsidP="002237F4">
      <w:pPr>
        <w:pStyle w:val="BulletList"/>
      </w:pPr>
      <w:r w:rsidRPr="00B856BD">
        <w:t>C</w:t>
      </w:r>
      <w:r w:rsidR="00F74404" w:rsidRPr="00B856BD">
        <w:t xml:space="preserve">annot start with </w:t>
      </w:r>
      <w:r w:rsidRPr="00B856BD">
        <w:t xml:space="preserve">a </w:t>
      </w:r>
      <w:r w:rsidR="00F74404" w:rsidRPr="00B856BD">
        <w:t>hyphen</w:t>
      </w:r>
      <w:r w:rsidRPr="00B856BD">
        <w:t>.</w:t>
      </w:r>
    </w:p>
    <w:p w:rsidR="00952D91" w:rsidRPr="00B856BD" w:rsidRDefault="00794613" w:rsidP="002237F4">
      <w:r w:rsidRPr="00B856BD">
        <w:t>T</w:t>
      </w:r>
      <w:r w:rsidR="00952D91" w:rsidRPr="00B856BD">
        <w:t xml:space="preserve">o create </w:t>
      </w:r>
      <w:r w:rsidRPr="00B856BD">
        <w:t>s</w:t>
      </w:r>
      <w:r w:rsidR="00952D91" w:rsidRPr="00B856BD">
        <w:t xml:space="preserve">torage </w:t>
      </w:r>
      <w:r w:rsidRPr="00B856BD">
        <w:t>a</w:t>
      </w:r>
      <w:r w:rsidR="00952D91" w:rsidRPr="00B856BD">
        <w:t xml:space="preserve">ccount and </w:t>
      </w:r>
      <w:r w:rsidRPr="00B856BD">
        <w:t>h</w:t>
      </w:r>
      <w:r w:rsidR="00952D91" w:rsidRPr="00B856BD">
        <w:t xml:space="preserve">osted </w:t>
      </w:r>
      <w:r w:rsidRPr="00B856BD">
        <w:t>s</w:t>
      </w:r>
      <w:r w:rsidR="00952D91" w:rsidRPr="00B856BD">
        <w:t>ervice components</w:t>
      </w:r>
      <w:r w:rsidR="003D77DB" w:rsidRPr="00B856BD">
        <w:t>, set the following fields:</w:t>
      </w:r>
      <w:r w:rsidR="00952D91" w:rsidRPr="00B856BD">
        <w:t xml:space="preserve"> </w:t>
      </w:r>
    </w:p>
    <w:p w:rsidR="005902A4" w:rsidRPr="00B856BD" w:rsidRDefault="00952D91" w:rsidP="002237F4">
      <w:pPr>
        <w:pStyle w:val="BulletList"/>
      </w:pPr>
      <w:r w:rsidRPr="00B856BD">
        <w:rPr>
          <w:b/>
        </w:rPr>
        <w:t>Storage Account and Hosted Service Name</w:t>
      </w:r>
      <w:r w:rsidR="001C7E4F">
        <w:rPr>
          <w:b/>
        </w:rPr>
        <w:t>s</w:t>
      </w:r>
      <w:r w:rsidRPr="00B856BD">
        <w:rPr>
          <w:b/>
        </w:rPr>
        <w:t xml:space="preserve">: </w:t>
      </w:r>
      <w:r w:rsidR="00794613" w:rsidRPr="00B856BD">
        <w:t>After you</w:t>
      </w:r>
      <w:r w:rsidRPr="00B856BD">
        <w:t xml:space="preserve"> import the </w:t>
      </w:r>
      <w:r w:rsidR="0082155C">
        <w:t>Publish Settings</w:t>
      </w:r>
      <w:r w:rsidRPr="00B856BD">
        <w:t xml:space="preserve"> </w:t>
      </w:r>
      <w:r w:rsidR="00794613" w:rsidRPr="00B856BD">
        <w:t>f</w:t>
      </w:r>
      <w:r w:rsidRPr="00B856BD">
        <w:t xml:space="preserve">ile, </w:t>
      </w:r>
      <w:r w:rsidR="005902A4" w:rsidRPr="00B856BD">
        <w:t xml:space="preserve">Deployment Tracker </w:t>
      </w:r>
      <w:r w:rsidRPr="00B856BD">
        <w:t>auto</w:t>
      </w:r>
      <w:r w:rsidR="00794613" w:rsidRPr="00B856BD">
        <w:t>matically</w:t>
      </w:r>
      <w:r w:rsidRPr="00B856BD">
        <w:t xml:space="preserve"> loads the subscription associated with it</w:t>
      </w:r>
      <w:r w:rsidR="00794613" w:rsidRPr="00B856BD">
        <w:rPr>
          <w:b/>
        </w:rPr>
        <w:t>.</w:t>
      </w:r>
      <w:r w:rsidRPr="00B856BD">
        <w:t xml:space="preserve"> </w:t>
      </w:r>
      <w:r w:rsidR="00794613" w:rsidRPr="00B856BD">
        <w:t>The h</w:t>
      </w:r>
      <w:r w:rsidRPr="00B856BD">
        <w:t xml:space="preserve">osted services and storage account </w:t>
      </w:r>
      <w:r w:rsidR="00794613" w:rsidRPr="00B856BD">
        <w:t xml:space="preserve">that </w:t>
      </w:r>
      <w:r w:rsidRPr="00B856BD">
        <w:t xml:space="preserve">are available </w:t>
      </w:r>
      <w:r w:rsidR="003D77DB" w:rsidRPr="00B856BD">
        <w:t xml:space="preserve">for </w:t>
      </w:r>
      <w:r w:rsidRPr="00B856BD">
        <w:t>the selected subscription</w:t>
      </w:r>
      <w:r w:rsidR="00794613" w:rsidRPr="00B856BD">
        <w:t xml:space="preserve"> are also listed</w:t>
      </w:r>
      <w:r w:rsidRPr="00B856BD">
        <w:t>.</w:t>
      </w:r>
    </w:p>
    <w:p w:rsidR="00432AE0" w:rsidRPr="00B856BD" w:rsidRDefault="00794613" w:rsidP="002237F4">
      <w:pPr>
        <w:pStyle w:val="ParagraphinList"/>
      </w:pPr>
      <w:r w:rsidRPr="00B856BD">
        <w:t xml:space="preserve">You can </w:t>
      </w:r>
      <w:r w:rsidR="00952D91" w:rsidRPr="00B856BD">
        <w:t xml:space="preserve">create new </w:t>
      </w:r>
      <w:r w:rsidRPr="00B856BD">
        <w:t>s</w:t>
      </w:r>
      <w:r w:rsidR="00952D91" w:rsidRPr="00B856BD">
        <w:t xml:space="preserve">torage account and </w:t>
      </w:r>
      <w:r w:rsidRPr="00B856BD">
        <w:t>h</w:t>
      </w:r>
      <w:r w:rsidR="00952D91" w:rsidRPr="00B856BD">
        <w:t>osted service name</w:t>
      </w:r>
      <w:r w:rsidR="001C7E4F">
        <w:t>s</w:t>
      </w:r>
      <w:r w:rsidR="00952D91" w:rsidRPr="00B856BD">
        <w:t xml:space="preserve"> </w:t>
      </w:r>
      <w:r w:rsidR="001C7E4F">
        <w:t>in</w:t>
      </w:r>
      <w:r w:rsidR="001C7E4F" w:rsidRPr="00B856BD">
        <w:t xml:space="preserve"> </w:t>
      </w:r>
      <w:r w:rsidR="00952D91" w:rsidRPr="00B856BD">
        <w:t>the current subscription</w:t>
      </w:r>
      <w:r w:rsidRPr="00B856BD">
        <w:t>,</w:t>
      </w:r>
      <w:r w:rsidR="00952D91" w:rsidRPr="00B856BD">
        <w:t xml:space="preserve"> or </w:t>
      </w:r>
      <w:r w:rsidRPr="00B856BD">
        <w:t xml:space="preserve">you can </w:t>
      </w:r>
      <w:r w:rsidR="00952D91" w:rsidRPr="00B856BD">
        <w:t>choose existing one</w:t>
      </w:r>
      <w:r w:rsidR="001C7E4F">
        <w:t>s</w:t>
      </w:r>
      <w:r w:rsidR="00952D91" w:rsidRPr="00B856BD">
        <w:t>.</w:t>
      </w:r>
    </w:p>
    <w:p w:rsidR="007A546D" w:rsidRPr="00BB632D" w:rsidRDefault="007A546D" w:rsidP="007A546D">
      <w:pPr>
        <w:pStyle w:val="BodyText"/>
        <w:spacing w:before="0"/>
        <w:rPr>
          <w:rFonts w:asciiTheme="minorHAnsi" w:hAnsiTheme="minorHAnsi" w:cstheme="minorHAnsi"/>
          <w:sz w:val="10"/>
          <w:szCs w:val="10"/>
        </w:rPr>
      </w:pPr>
    </w:p>
    <w:p w:rsidR="00952D91" w:rsidRPr="00BB632D" w:rsidRDefault="001C0A21" w:rsidP="002237F4">
      <w:pPr>
        <w:pStyle w:val="Art"/>
        <w:rPr>
          <w:noProof/>
        </w:rPr>
      </w:pPr>
      <w:r w:rsidRPr="00BB632D">
        <w:rPr>
          <w:noProof/>
        </w:rPr>
        <w:drawing>
          <wp:inline distT="0" distB="0" distL="0" distR="0" wp14:anchorId="3E6230BA" wp14:editId="57F42A75">
            <wp:extent cx="4572000" cy="2386584"/>
            <wp:effectExtent l="0" t="0" r="0" b="0"/>
            <wp:docPr id="2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386584"/>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952D91" w:rsidRPr="00BB632D" w:rsidRDefault="001C0A21" w:rsidP="002237F4">
      <w:pPr>
        <w:pStyle w:val="Art"/>
        <w:rPr>
          <w:noProof/>
        </w:rPr>
      </w:pPr>
      <w:r w:rsidRPr="00BB632D">
        <w:rPr>
          <w:noProof/>
        </w:rPr>
        <w:lastRenderedPageBreak/>
        <w:drawing>
          <wp:inline distT="0" distB="0" distL="0" distR="0" wp14:anchorId="4D0DB101" wp14:editId="214C5FC9">
            <wp:extent cx="4572000" cy="2615184"/>
            <wp:effectExtent l="0" t="0" r="0" b="0"/>
            <wp:docPr id="2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615184"/>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432AE0" w:rsidRPr="00B856BD" w:rsidRDefault="00952D91" w:rsidP="008571A9">
      <w:pPr>
        <w:pStyle w:val="ParagraphinList"/>
      </w:pPr>
      <w:r w:rsidRPr="00B856BD">
        <w:rPr>
          <w:b/>
        </w:rPr>
        <w:t>Note</w:t>
      </w:r>
      <w:r w:rsidRPr="00B856BD">
        <w:t xml:space="preserve">: If </w:t>
      </w:r>
      <w:r w:rsidR="00794613" w:rsidRPr="00B856BD">
        <w:t xml:space="preserve">the </w:t>
      </w:r>
      <w:r w:rsidRPr="00B856BD">
        <w:t>storage account and hosted service name</w:t>
      </w:r>
      <w:r w:rsidR="001C7E4F">
        <w:t>s</w:t>
      </w:r>
      <w:r w:rsidRPr="00B856BD">
        <w:t xml:space="preserve"> </w:t>
      </w:r>
      <w:r w:rsidR="001C7E4F">
        <w:t>are</w:t>
      </w:r>
      <w:r w:rsidR="001C7E4F" w:rsidRPr="00B856BD">
        <w:t xml:space="preserve"> </w:t>
      </w:r>
      <w:r w:rsidR="00432AE0" w:rsidRPr="00B856BD">
        <w:t xml:space="preserve">already in use </w:t>
      </w:r>
      <w:r w:rsidRPr="00B856BD">
        <w:t>for another subscription, the deployment fails.</w:t>
      </w:r>
    </w:p>
    <w:p w:rsidR="00952D91" w:rsidRPr="00B856BD" w:rsidRDefault="00952D91" w:rsidP="008571A9">
      <w:pPr>
        <w:pStyle w:val="Bullet"/>
        <w:tabs>
          <w:tab w:val="clear" w:pos="720"/>
          <w:tab w:val="left" w:pos="1080"/>
        </w:tabs>
        <w:ind w:left="1080"/>
      </w:pPr>
      <w:r w:rsidRPr="00B856BD">
        <w:rPr>
          <w:b/>
        </w:rPr>
        <w:t>Environment:</w:t>
      </w:r>
      <w:r w:rsidRPr="00B856BD">
        <w:t xml:space="preserve"> </w:t>
      </w:r>
      <w:r w:rsidR="00794613" w:rsidRPr="00B856BD">
        <w:t xml:space="preserve">You can </w:t>
      </w:r>
      <w:r w:rsidRPr="00B856BD">
        <w:t>deploy</w:t>
      </w:r>
      <w:r w:rsidR="00794613" w:rsidRPr="00B856BD">
        <w:t xml:space="preserve"> the application</w:t>
      </w:r>
      <w:r w:rsidRPr="00B856BD">
        <w:t xml:space="preserve"> to </w:t>
      </w:r>
      <w:r w:rsidR="00432AE0" w:rsidRPr="00B856BD">
        <w:t xml:space="preserve">either </w:t>
      </w:r>
      <w:ins w:id="819" w:author="Kelly Vomacka (Evergreen Group)" w:date="2012-08-16T16:47:00Z">
        <w:r w:rsidR="00432AE0" w:rsidRPr="00B856BD">
          <w:t>the s</w:t>
        </w:r>
      </w:ins>
      <w:commentRangeStart w:id="820"/>
      <w:del w:id="821" w:author="Kelly Vomacka (Evergreen Group)" w:date="2012-08-16T16:47:00Z">
        <w:r w:rsidR="00432AE0" w:rsidRPr="00B856BD" w:rsidDel="00432AE0">
          <w:delText>S</w:delText>
        </w:r>
      </w:del>
      <w:r w:rsidR="00432AE0" w:rsidRPr="00B856BD">
        <w:t xml:space="preserve">taging or </w:t>
      </w:r>
      <w:del w:id="822" w:author="Kelly Vomacka (Evergreen Group)" w:date="2012-08-16T16:47:00Z">
        <w:r w:rsidR="00432AE0" w:rsidRPr="00B856BD" w:rsidDel="00432AE0">
          <w:delText>P</w:delText>
        </w:r>
      </w:del>
      <w:ins w:id="823" w:author="Kelly Vomacka (Evergreen Group)" w:date="2012-08-16T16:47:00Z">
        <w:r w:rsidR="00432AE0" w:rsidRPr="00B856BD">
          <w:t>p</w:t>
        </w:r>
      </w:ins>
      <w:r w:rsidR="00432AE0" w:rsidRPr="00B856BD">
        <w:t>roduction</w:t>
      </w:r>
      <w:commentRangeEnd w:id="820"/>
      <w:r w:rsidR="00432AE0" w:rsidRPr="00B856BD">
        <w:rPr>
          <w:rStyle w:val="CommentReference"/>
          <w:sz w:val="24"/>
          <w:szCs w:val="24"/>
        </w:rPr>
        <w:commentReference w:id="820"/>
      </w:r>
      <w:r w:rsidR="00432AE0" w:rsidRPr="00B856BD">
        <w:t xml:space="preserve"> </w:t>
      </w:r>
      <w:r w:rsidRPr="00B856BD">
        <w:t>environment.</w:t>
      </w:r>
    </w:p>
    <w:p w:rsidR="007A546D" w:rsidRPr="00BB632D" w:rsidRDefault="007A546D" w:rsidP="002A3B2C">
      <w:pPr>
        <w:pStyle w:val="BodyText"/>
        <w:spacing w:before="0"/>
        <w:ind w:left="1440"/>
        <w:rPr>
          <w:rFonts w:asciiTheme="minorHAnsi" w:hAnsiTheme="minorHAnsi" w:cstheme="minorHAnsi"/>
          <w:sz w:val="10"/>
          <w:szCs w:val="10"/>
        </w:rPr>
      </w:pPr>
    </w:p>
    <w:p w:rsidR="00794613" w:rsidRPr="00BB632D" w:rsidRDefault="00794613" w:rsidP="008571A9">
      <w:pPr>
        <w:pStyle w:val="Art"/>
        <w:rPr>
          <w:sz w:val="18"/>
          <w:szCs w:val="18"/>
        </w:rPr>
      </w:pPr>
      <w:r w:rsidRPr="00BB632D">
        <w:rPr>
          <w:noProof/>
        </w:rPr>
        <w:drawing>
          <wp:inline distT="0" distB="0" distL="0" distR="0" wp14:anchorId="0A03757E" wp14:editId="41BF2396">
            <wp:extent cx="4572000" cy="2404872"/>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404872"/>
                    </a:xfrm>
                    <a:prstGeom prst="rect">
                      <a:avLst/>
                    </a:prstGeom>
                    <a:noFill/>
                    <a:ln>
                      <a:noFill/>
                    </a:ln>
                  </pic:spPr>
                </pic:pic>
              </a:graphicData>
            </a:graphic>
          </wp:inline>
        </w:drawing>
      </w:r>
    </w:p>
    <w:p w:rsidR="007A546D" w:rsidRPr="00BB632D" w:rsidRDefault="007A546D" w:rsidP="007A546D">
      <w:pPr>
        <w:pStyle w:val="BodyText"/>
        <w:spacing w:before="0"/>
        <w:ind w:left="1440"/>
        <w:rPr>
          <w:rFonts w:asciiTheme="minorHAnsi" w:hAnsiTheme="minorHAnsi" w:cstheme="minorHAnsi"/>
          <w:sz w:val="10"/>
          <w:szCs w:val="10"/>
        </w:rPr>
      </w:pPr>
    </w:p>
    <w:p w:rsidR="00952D91" w:rsidRPr="00B856BD" w:rsidRDefault="00952D91" w:rsidP="008571A9">
      <w:pPr>
        <w:pStyle w:val="BulletList"/>
      </w:pPr>
      <w:r w:rsidRPr="00B856BD">
        <w:rPr>
          <w:b/>
        </w:rPr>
        <w:t>Certificate Paths:</w:t>
      </w:r>
      <w:r w:rsidRPr="00B856BD">
        <w:t xml:space="preserve"> To </w:t>
      </w:r>
      <w:r w:rsidR="00794613" w:rsidRPr="00B856BD">
        <w:t xml:space="preserve">help </w:t>
      </w:r>
      <w:del w:id="824" w:author="Kelly Vomacka (Evergreen Group)" w:date="2012-08-16T16:47:00Z">
        <w:r w:rsidRPr="00B856BD" w:rsidDel="00432AE0">
          <w:delText>ensure that</w:delText>
        </w:r>
      </w:del>
      <w:ins w:id="825" w:author="Kelly Vomacka (Evergreen Group)" w:date="2012-08-16T16:47:00Z">
        <w:r w:rsidR="00432AE0" w:rsidRPr="00B856BD">
          <w:t>secure</w:t>
        </w:r>
      </w:ins>
      <w:r w:rsidRPr="00B856BD">
        <w:t xml:space="preserve"> access to the Service Management API</w:t>
      </w:r>
      <w:del w:id="826" w:author="Kelly Vomacka (Evergreen Group)" w:date="2012-08-16T16:47:00Z">
        <w:r w:rsidRPr="00B856BD" w:rsidDel="00432AE0">
          <w:delText xml:space="preserve"> is secure</w:delText>
        </w:r>
      </w:del>
      <w:r w:rsidRPr="00B856BD">
        <w:t xml:space="preserve">, a certificate is associated with the subscription. The management service uses this certificate to authenticate requests. </w:t>
      </w:r>
      <w:r w:rsidR="00794613" w:rsidRPr="00B856BD">
        <w:t xml:space="preserve">The certificate </w:t>
      </w:r>
      <w:r w:rsidRPr="00B856BD">
        <w:t xml:space="preserve">can be self-signed or signed by a certification authority. Any valid X.509 v3 </w:t>
      </w:r>
      <w:r w:rsidR="00794613" w:rsidRPr="00B856BD">
        <w:t xml:space="preserve">certificate </w:t>
      </w:r>
      <w:r w:rsidRPr="00B856BD">
        <w:t>is suitable</w:t>
      </w:r>
      <w:r w:rsidR="00794613" w:rsidRPr="00B856BD">
        <w:t>,</w:t>
      </w:r>
      <w:r w:rsidRPr="00B856BD">
        <w:t xml:space="preserve"> as long as its key length is at least 2048 bits.</w:t>
      </w:r>
    </w:p>
    <w:p w:rsidR="00432AE0" w:rsidRPr="00B856BD" w:rsidRDefault="00794613" w:rsidP="008571A9">
      <w:pPr>
        <w:pStyle w:val="ParagraphinList"/>
      </w:pPr>
      <w:r w:rsidRPr="00B856BD">
        <w:lastRenderedPageBreak/>
        <w:t xml:space="preserve">This is </w:t>
      </w:r>
      <w:r w:rsidR="00952D91" w:rsidRPr="00B856BD">
        <w:t xml:space="preserve">an optional field. If </w:t>
      </w:r>
      <w:r w:rsidRPr="00B856BD">
        <w:t xml:space="preserve">you </w:t>
      </w:r>
      <w:r w:rsidR="003D77DB" w:rsidRPr="00B856BD">
        <w:t>use it</w:t>
      </w:r>
      <w:r w:rsidR="00952D91" w:rsidRPr="00B856BD">
        <w:t xml:space="preserve">, </w:t>
      </w:r>
      <w:r w:rsidRPr="00B856BD">
        <w:t xml:space="preserve">the </w:t>
      </w:r>
      <w:r w:rsidR="00952D91" w:rsidRPr="00B856BD">
        <w:t xml:space="preserve">certificate is uploaded to the </w:t>
      </w:r>
      <w:r w:rsidR="00952D91" w:rsidRPr="00B856BD">
        <w:rPr>
          <w:b/>
        </w:rPr>
        <w:t>Certificates</w:t>
      </w:r>
      <w:r w:rsidR="00952D91" w:rsidRPr="00B856BD">
        <w:t xml:space="preserve"> folder for the particular </w:t>
      </w:r>
      <w:r w:rsidR="003D77DB" w:rsidRPr="00B856BD">
        <w:t>h</w:t>
      </w:r>
      <w:r w:rsidR="00952D91" w:rsidRPr="00B856BD">
        <w:t xml:space="preserve">osted </w:t>
      </w:r>
      <w:r w:rsidR="003D77DB" w:rsidRPr="00B856BD">
        <w:t>s</w:t>
      </w:r>
      <w:r w:rsidR="00952D91" w:rsidRPr="00B856BD">
        <w:t xml:space="preserve">ervice in the </w:t>
      </w:r>
      <w:r w:rsidR="00952D91" w:rsidRPr="00B856BD">
        <w:rPr>
          <w:b/>
        </w:rPr>
        <w:t>Hosted Services</w:t>
      </w:r>
      <w:r w:rsidR="00952D91" w:rsidRPr="00B856BD">
        <w:t xml:space="preserve"> node in </w:t>
      </w:r>
      <w:r w:rsidR="003D77DB" w:rsidRPr="00B856BD">
        <w:t xml:space="preserve">the </w:t>
      </w:r>
      <w:r w:rsidR="00952D91" w:rsidRPr="00B856BD">
        <w:t xml:space="preserve">Window Azure </w:t>
      </w:r>
      <w:r w:rsidR="003D77DB" w:rsidRPr="00B856BD">
        <w:t xml:space="preserve">Management </w:t>
      </w:r>
      <w:r w:rsidR="00952D91" w:rsidRPr="00B856BD">
        <w:t>Portal.</w:t>
      </w:r>
    </w:p>
    <w:p w:rsidR="00952D91" w:rsidRPr="00B856BD" w:rsidRDefault="00952D91" w:rsidP="008571A9">
      <w:pPr>
        <w:pStyle w:val="Bullet"/>
      </w:pPr>
      <w:r w:rsidRPr="00B856BD">
        <w:rPr>
          <w:b/>
        </w:rPr>
        <w:t>Deployment Notes:</w:t>
      </w:r>
      <w:r w:rsidRPr="00B856BD">
        <w:t xml:space="preserve"> </w:t>
      </w:r>
      <w:r w:rsidR="003D77DB" w:rsidRPr="00B856BD">
        <w:t>You can use this field for your r</w:t>
      </w:r>
      <w:r w:rsidRPr="00B856BD">
        <w:t xml:space="preserve">emarks </w:t>
      </w:r>
      <w:r w:rsidR="003D77DB" w:rsidRPr="00B856BD">
        <w:t xml:space="preserve">about </w:t>
      </w:r>
      <w:r w:rsidRPr="00B856BD">
        <w:t>deployment.</w:t>
      </w:r>
    </w:p>
    <w:p w:rsidR="007A546D" w:rsidRPr="00BB632D" w:rsidRDefault="007A546D" w:rsidP="007A546D">
      <w:pPr>
        <w:pStyle w:val="BodyText"/>
        <w:spacing w:before="0"/>
        <w:ind w:left="1440"/>
        <w:rPr>
          <w:rFonts w:asciiTheme="minorHAnsi" w:hAnsiTheme="minorHAnsi" w:cstheme="minorHAnsi"/>
          <w:sz w:val="10"/>
          <w:szCs w:val="10"/>
        </w:rPr>
      </w:pPr>
    </w:p>
    <w:p w:rsidR="00952D91" w:rsidRPr="00BB632D" w:rsidRDefault="001C0A21" w:rsidP="008571A9">
      <w:pPr>
        <w:pStyle w:val="Art"/>
        <w:rPr>
          <w:noProof/>
        </w:rPr>
      </w:pPr>
      <w:r w:rsidRPr="00BB632D">
        <w:rPr>
          <w:noProof/>
        </w:rPr>
        <w:drawing>
          <wp:inline distT="0" distB="0" distL="0" distR="0" wp14:anchorId="5CC50FE7" wp14:editId="0EFFE5AA">
            <wp:extent cx="4572000" cy="2386584"/>
            <wp:effectExtent l="0" t="0" r="0" b="0"/>
            <wp:docPr id="2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386584"/>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bookmarkStart w:id="827" w:name="_Toc332297667"/>
      <w:bookmarkStart w:id="828" w:name="_Toc332297712"/>
      <w:bookmarkStart w:id="829" w:name="_Toc332297810"/>
      <w:bookmarkStart w:id="830" w:name="_Toc332453366"/>
      <w:bookmarkStart w:id="831" w:name="_Toc332453425"/>
      <w:bookmarkStart w:id="832" w:name="_Toc332297668"/>
      <w:bookmarkStart w:id="833" w:name="_Toc332297713"/>
      <w:bookmarkStart w:id="834" w:name="_Toc332297811"/>
      <w:bookmarkStart w:id="835" w:name="_Toc332453367"/>
      <w:bookmarkStart w:id="836" w:name="_Toc332453426"/>
      <w:bookmarkStart w:id="837" w:name="_Toc332297669"/>
      <w:bookmarkStart w:id="838" w:name="_Toc332297714"/>
      <w:bookmarkStart w:id="839" w:name="_Toc332297812"/>
      <w:bookmarkStart w:id="840" w:name="_Toc332453368"/>
      <w:bookmarkStart w:id="841" w:name="_Toc332453427"/>
      <w:bookmarkStart w:id="842" w:name="_Toc332297670"/>
      <w:bookmarkStart w:id="843" w:name="_Toc332297715"/>
      <w:bookmarkStart w:id="844" w:name="_Toc332297813"/>
      <w:bookmarkStart w:id="845" w:name="_Toc332453369"/>
      <w:bookmarkStart w:id="846" w:name="_Toc332453428"/>
      <w:bookmarkStart w:id="847" w:name="_Toc332297671"/>
      <w:bookmarkStart w:id="848" w:name="_Toc332297716"/>
      <w:bookmarkStart w:id="849" w:name="_Toc332297814"/>
      <w:bookmarkStart w:id="850" w:name="_Toc332453370"/>
      <w:bookmarkStart w:id="851" w:name="_Toc332453429"/>
      <w:bookmarkStart w:id="852" w:name="_Toc33057143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p>
    <w:p w:rsidR="00952D91" w:rsidRPr="00BB632D" w:rsidRDefault="003D77DB" w:rsidP="008571A9">
      <w:pPr>
        <w:pStyle w:val="Heading3"/>
      </w:pPr>
      <w:bookmarkStart w:id="853" w:name="_Toc332983779"/>
      <w:r w:rsidRPr="00BB632D">
        <w:t xml:space="preserve">To </w:t>
      </w:r>
      <w:r w:rsidR="00952D91" w:rsidRPr="00BB632D">
        <w:t xml:space="preserve">make </w:t>
      </w:r>
      <w:r w:rsidRPr="00BB632D">
        <w:t xml:space="preserve">a </w:t>
      </w:r>
      <w:r w:rsidR="00952D91" w:rsidRPr="00BB632D">
        <w:t xml:space="preserve">new deployment to the </w:t>
      </w:r>
      <w:r w:rsidRPr="00BB632D">
        <w:t>c</w:t>
      </w:r>
      <w:r w:rsidR="00952D91" w:rsidRPr="00BB632D">
        <w:t>loud</w:t>
      </w:r>
      <w:bookmarkEnd w:id="853"/>
      <w:del w:id="854" w:author="Kelly Vomacka (Evergreen Group)" w:date="2012-08-16T16:49:00Z">
        <w:r w:rsidR="00952D91" w:rsidRPr="00BB632D" w:rsidDel="00432AE0">
          <w:delText xml:space="preserve"> environment</w:delText>
        </w:r>
      </w:del>
      <w:bookmarkEnd w:id="852"/>
    </w:p>
    <w:p w:rsidR="000B75AE" w:rsidRPr="00B856BD" w:rsidRDefault="000B75AE" w:rsidP="008571A9">
      <w:r w:rsidRPr="00B856BD">
        <w:t xml:space="preserve">To deploy </w:t>
      </w:r>
      <w:r w:rsidR="00432AE0" w:rsidRPr="00B856BD">
        <w:t xml:space="preserve">an application </w:t>
      </w:r>
      <w:r w:rsidRPr="00B856BD">
        <w:t xml:space="preserve">to Windows Azure, </w:t>
      </w:r>
      <w:r w:rsidR="003D77DB" w:rsidRPr="00B856BD">
        <w:t xml:space="preserve">you need to build and publish </w:t>
      </w:r>
      <w:r w:rsidR="00432AE0" w:rsidRPr="00B856BD">
        <w:t xml:space="preserve">it into a </w:t>
      </w:r>
      <w:r w:rsidRPr="00B856BD">
        <w:t xml:space="preserve">package </w:t>
      </w:r>
      <w:r w:rsidR="00432AE0" w:rsidRPr="00B856BD">
        <w:t xml:space="preserve">file </w:t>
      </w:r>
      <w:r w:rsidRPr="00B856BD">
        <w:t xml:space="preserve">(.cspkg) and </w:t>
      </w:r>
      <w:r w:rsidR="00432AE0" w:rsidRPr="00B856BD">
        <w:t xml:space="preserve">a </w:t>
      </w:r>
      <w:r w:rsidRPr="00B856BD">
        <w:t xml:space="preserve">configuration </w:t>
      </w:r>
      <w:r w:rsidR="00432AE0" w:rsidRPr="00B856BD">
        <w:t xml:space="preserve">file </w:t>
      </w:r>
      <w:r w:rsidRPr="00B856BD">
        <w:t>(.cscfg).</w:t>
      </w:r>
    </w:p>
    <w:p w:rsidR="00EA0C60" w:rsidRPr="00B856BD" w:rsidRDefault="00EA0C60" w:rsidP="008571A9">
      <w:r w:rsidRPr="00B856BD">
        <w:t xml:space="preserve">With Deployment Tracker, </w:t>
      </w:r>
      <w:r w:rsidR="003D77DB" w:rsidRPr="00B856BD">
        <w:t xml:space="preserve">you can deploy </w:t>
      </w:r>
      <w:ins w:id="855" w:author="Kelly Vomacka (Evergreen Group)" w:date="2012-08-16T16:51:00Z">
        <w:r w:rsidR="00432AE0" w:rsidRPr="00B856BD">
          <w:t xml:space="preserve">an </w:t>
        </w:r>
      </w:ins>
      <w:r w:rsidRPr="00B856BD">
        <w:t xml:space="preserve">application </w:t>
      </w:r>
      <w:del w:id="856" w:author="Kelly Vomacka (Evergreen Group)" w:date="2012-08-16T16:51:00Z">
        <w:r w:rsidRPr="00B856BD" w:rsidDel="00432AE0">
          <w:delText>code in</w:delText>
        </w:r>
      </w:del>
      <w:r w:rsidRPr="00B856BD">
        <w:t xml:space="preserve">to </w:t>
      </w:r>
      <w:r w:rsidR="000B75AE" w:rsidRPr="00B856BD">
        <w:t xml:space="preserve">Windows Azure </w:t>
      </w:r>
      <w:r w:rsidRPr="00B856BD">
        <w:t>in two ways</w:t>
      </w:r>
      <w:r w:rsidR="00D70BE5" w:rsidRPr="00B856BD">
        <w:t xml:space="preserve">. You can </w:t>
      </w:r>
      <w:proofErr w:type="gramStart"/>
      <w:r w:rsidR="00D70BE5" w:rsidRPr="00B856BD">
        <w:t>either download</w:t>
      </w:r>
      <w:proofErr w:type="gramEnd"/>
      <w:r w:rsidR="00D70BE5" w:rsidRPr="00B856BD">
        <w:t xml:space="preserve">, build, publish, and deploy labeled code from TFS, or you can deploy an existing package to Windows </w:t>
      </w:r>
      <w:commentRangeStart w:id="857"/>
      <w:commentRangeStart w:id="858"/>
      <w:r w:rsidR="00D70BE5" w:rsidRPr="00B856BD">
        <w:t>Azure</w:t>
      </w:r>
      <w:commentRangeEnd w:id="857"/>
      <w:r w:rsidR="00D70BE5" w:rsidRPr="00B856BD">
        <w:rPr>
          <w:rStyle w:val="CommentReference"/>
          <w:rFonts w:asciiTheme="minorHAnsi" w:hAnsiTheme="minorHAnsi" w:cstheme="minorHAnsi"/>
          <w:b/>
          <w:sz w:val="24"/>
          <w:szCs w:val="24"/>
        </w:rPr>
        <w:commentReference w:id="857"/>
      </w:r>
      <w:commentRangeEnd w:id="858"/>
      <w:r w:rsidR="009A4E20">
        <w:rPr>
          <w:rStyle w:val="CommentReference"/>
        </w:rPr>
        <w:commentReference w:id="858"/>
      </w:r>
      <w:r w:rsidR="00D70BE5" w:rsidRPr="00B856BD">
        <w:t>.</w:t>
      </w:r>
    </w:p>
    <w:p w:rsidR="00D70BE5" w:rsidRPr="00B856BD" w:rsidRDefault="00D70BE5" w:rsidP="008571A9">
      <w:bookmarkStart w:id="859" w:name="_Toc330571437"/>
      <w:r w:rsidRPr="00B856BD">
        <w:t>To d</w:t>
      </w:r>
      <w:r w:rsidR="00C40387" w:rsidRPr="00B856BD">
        <w:t>ownload,</w:t>
      </w:r>
      <w:r w:rsidR="00317F6C" w:rsidRPr="00B856BD">
        <w:t xml:space="preserve"> </w:t>
      </w:r>
      <w:r w:rsidRPr="00B856BD">
        <w:t>b</w:t>
      </w:r>
      <w:r w:rsidR="00317F6C" w:rsidRPr="00B856BD">
        <w:t>uild</w:t>
      </w:r>
      <w:r w:rsidR="000B75AE" w:rsidRPr="00B856BD">
        <w:t>,</w:t>
      </w:r>
      <w:r w:rsidR="00EA0C60" w:rsidRPr="00B856BD">
        <w:t xml:space="preserve"> </w:t>
      </w:r>
      <w:ins w:id="860" w:author="Kelly Vomacka (Evergreen Group)" w:date="2012-08-16T16:52:00Z">
        <w:r w:rsidR="00432AE0" w:rsidRPr="00B856BD">
          <w:t xml:space="preserve">and </w:t>
        </w:r>
      </w:ins>
      <w:r w:rsidRPr="00B856BD">
        <w:t>p</w:t>
      </w:r>
      <w:r w:rsidR="00317F6C" w:rsidRPr="00B856BD">
        <w:t>ublish</w:t>
      </w:r>
      <w:del w:id="861" w:author="Kelly Vomacka (Evergreen Group)" w:date="2012-08-16T16:52:00Z">
        <w:r w:rsidR="000B75AE" w:rsidRPr="00B856BD" w:rsidDel="00432AE0">
          <w:delText xml:space="preserve">, and </w:delText>
        </w:r>
        <w:r w:rsidRPr="00B856BD" w:rsidDel="00432AE0">
          <w:delText>d</w:delText>
        </w:r>
        <w:r w:rsidR="000B75AE" w:rsidRPr="00B856BD" w:rsidDel="00432AE0">
          <w:delText>eploy</w:delText>
        </w:r>
      </w:del>
      <w:r w:rsidR="000B75AE" w:rsidRPr="00B856BD">
        <w:t xml:space="preserve"> </w:t>
      </w:r>
      <w:r w:rsidR="00317F6C" w:rsidRPr="00B856BD">
        <w:t xml:space="preserve">labeled code </w:t>
      </w:r>
      <w:r w:rsidR="000B75AE" w:rsidRPr="00B856BD">
        <w:t>from TFS</w:t>
      </w:r>
      <w:r w:rsidR="008571A9">
        <w:t>:</w:t>
      </w:r>
    </w:p>
    <w:p w:rsidR="00432AE0" w:rsidRPr="00B856BD" w:rsidRDefault="008F2068" w:rsidP="008571A9">
      <w:pPr>
        <w:pStyle w:val="NumberedList"/>
      </w:pPr>
      <w:r w:rsidRPr="00B856BD">
        <w:t xml:space="preserve">Start Deployment Tracker, click </w:t>
      </w:r>
      <w:bookmarkStart w:id="862" w:name="_Toc332297674"/>
      <w:bookmarkStart w:id="863" w:name="_Toc332297719"/>
      <w:bookmarkStart w:id="864" w:name="_Toc332297817"/>
      <w:bookmarkEnd w:id="859"/>
      <w:bookmarkEnd w:id="862"/>
      <w:bookmarkEnd w:id="863"/>
      <w:bookmarkEnd w:id="864"/>
      <w:r w:rsidR="00317F6C" w:rsidRPr="00B856BD">
        <w:rPr>
          <w:b/>
        </w:rPr>
        <w:t>Deploy</w:t>
      </w:r>
      <w:r w:rsidRPr="00B856BD">
        <w:t>, and then click</w:t>
      </w:r>
      <w:r w:rsidR="00317F6C" w:rsidRPr="00B856BD">
        <w:t xml:space="preserve"> </w:t>
      </w:r>
      <w:r w:rsidR="00317F6C" w:rsidRPr="00B856BD">
        <w:rPr>
          <w:b/>
        </w:rPr>
        <w:t>Deploy from TFS</w:t>
      </w:r>
      <w:r w:rsidRPr="00B856BD">
        <w:t>.</w:t>
      </w:r>
      <w:ins w:id="865" w:author="Kelly Vomacka (Evergreen Group)" w:date="2012-08-16T16:53:00Z">
        <w:r w:rsidR="00432AE0" w:rsidRPr="00B856BD">
          <w:t xml:space="preserve"> </w:t>
        </w:r>
      </w:ins>
    </w:p>
    <w:p w:rsidR="00B91BB8" w:rsidRPr="00B856BD" w:rsidRDefault="00432AE0" w:rsidP="008571A9">
      <w:pPr>
        <w:pStyle w:val="NumberedList"/>
        <w:rPr>
          <w:ins w:id="866" w:author="Kelly Vomacka (Evergreen Group)" w:date="2012-08-16T16:56:00Z"/>
        </w:rPr>
      </w:pPr>
      <w:r w:rsidRPr="00B856BD">
        <w:rPr>
          <w:rFonts w:ascii="Calibri" w:hAnsi="Calibri" w:cs="Calibri"/>
        </w:rPr>
        <w:t>Th</w:t>
      </w:r>
      <w:ins w:id="867" w:author="Kelly Vomacka (Evergreen Group)" w:date="2012-08-16T16:54:00Z">
        <w:r w:rsidRPr="00B856BD">
          <w:rPr>
            <w:rFonts w:ascii="Calibri" w:hAnsi="Calibri" w:cs="Calibri"/>
          </w:rPr>
          <w:t>e</w:t>
        </w:r>
      </w:ins>
      <w:del w:id="868" w:author="Kelly Vomacka (Evergreen Group)" w:date="2012-08-16T16:54:00Z">
        <w:r w:rsidRPr="00B856BD" w:rsidDel="00432AE0">
          <w:rPr>
            <w:rFonts w:ascii="Calibri" w:hAnsi="Calibri" w:cs="Calibri"/>
          </w:rPr>
          <w:delText>is</w:delText>
        </w:r>
      </w:del>
      <w:r w:rsidRPr="00B856BD">
        <w:rPr>
          <w:rFonts w:ascii="Calibri" w:hAnsi="Calibri" w:cs="Calibri"/>
        </w:rPr>
        <w:t xml:space="preserve"> </w:t>
      </w:r>
      <w:del w:id="869" w:author="Kelly Vomacka (Evergreen Group)" w:date="2012-08-16T16:54:00Z">
        <w:r w:rsidRPr="00B856BD" w:rsidDel="00432AE0">
          <w:rPr>
            <w:rFonts w:ascii="Calibri" w:hAnsi="Calibri" w:cs="Calibri"/>
          </w:rPr>
          <w:delText xml:space="preserve">screen </w:delText>
        </w:r>
      </w:del>
      <w:ins w:id="870" w:author="Kelly Vomacka (Evergreen Group)" w:date="2012-08-16T16:54:00Z">
        <w:r w:rsidRPr="00B856BD">
          <w:rPr>
            <w:rFonts w:ascii="Calibri" w:hAnsi="Calibri" w:cs="Calibri"/>
          </w:rPr>
          <w:t xml:space="preserve">window that appears </w:t>
        </w:r>
      </w:ins>
      <w:r w:rsidRPr="00B856BD">
        <w:rPr>
          <w:rFonts w:ascii="Calibri" w:hAnsi="Calibri" w:cs="Calibri"/>
        </w:rPr>
        <w:t xml:space="preserve">is used to prepare for and initiate the deployment. Identify the solution, identify the </w:t>
      </w:r>
      <w:r w:rsidRPr="00B856BD">
        <w:rPr>
          <w:rFonts w:ascii="Calibri" w:hAnsi="Calibri" w:cs="Calibri"/>
          <w:b/>
          <w:rPrChange w:id="871" w:author="Kelly Vomacka (Evergreen Group)" w:date="2012-08-16T16:57:00Z">
            <w:rPr>
              <w:rFonts w:ascii="Calibri" w:hAnsi="Calibri" w:cs="Calibri"/>
              <w:sz w:val="18"/>
              <w:szCs w:val="18"/>
            </w:rPr>
          </w:rPrChange>
        </w:rPr>
        <w:t>Publish</w:t>
      </w:r>
      <w:ins w:id="872" w:author="Kelly Vomacka (Evergreen Group)" w:date="2012-08-16T16:56:00Z">
        <w:r w:rsidR="00B91BB8" w:rsidRPr="00B856BD">
          <w:rPr>
            <w:rFonts w:ascii="Calibri" w:hAnsi="Calibri" w:cs="Calibri"/>
            <w:b/>
            <w:rPrChange w:id="873" w:author="Kelly Vomacka (Evergreen Group)" w:date="2012-08-16T16:57:00Z">
              <w:rPr>
                <w:rFonts w:ascii="Calibri" w:hAnsi="Calibri" w:cs="Calibri"/>
                <w:sz w:val="18"/>
                <w:szCs w:val="18"/>
              </w:rPr>
            </w:rPrChange>
          </w:rPr>
          <w:t xml:space="preserve"> </w:t>
        </w:r>
      </w:ins>
      <w:r w:rsidRPr="00B856BD">
        <w:rPr>
          <w:rFonts w:ascii="Calibri" w:hAnsi="Calibri" w:cs="Calibri"/>
          <w:b/>
          <w:rPrChange w:id="874" w:author="Kelly Vomacka (Evergreen Group)" w:date="2012-08-16T16:57:00Z">
            <w:rPr>
              <w:rFonts w:ascii="Calibri" w:hAnsi="Calibri" w:cs="Calibri"/>
              <w:sz w:val="18"/>
              <w:szCs w:val="18"/>
            </w:rPr>
          </w:rPrChange>
        </w:rPr>
        <w:t xml:space="preserve">Settings </w:t>
      </w:r>
      <w:del w:id="875" w:author="Kelly Vomacka (Evergreen Group)" w:date="2012-08-16T16:56:00Z">
        <w:r w:rsidRPr="00B856BD" w:rsidDel="00B91BB8">
          <w:rPr>
            <w:rFonts w:ascii="Calibri" w:hAnsi="Calibri" w:cs="Calibri"/>
            <w:b/>
            <w:rPrChange w:id="876" w:author="Kelly Vomacka (Evergreen Group)" w:date="2012-08-16T16:57:00Z">
              <w:rPr>
                <w:rFonts w:ascii="Calibri" w:hAnsi="Calibri" w:cs="Calibri"/>
                <w:sz w:val="18"/>
                <w:szCs w:val="18"/>
              </w:rPr>
            </w:rPrChange>
          </w:rPr>
          <w:delText xml:space="preserve">file </w:delText>
        </w:r>
      </w:del>
      <w:ins w:id="877" w:author="Kelly Vomacka (Evergreen Group)" w:date="2012-08-16T16:56:00Z">
        <w:r w:rsidR="00B91BB8" w:rsidRPr="00B856BD">
          <w:rPr>
            <w:rFonts w:ascii="Calibri" w:hAnsi="Calibri" w:cs="Calibri"/>
            <w:b/>
            <w:rPrChange w:id="878" w:author="Kelly Vomacka (Evergreen Group)" w:date="2012-08-16T16:57:00Z">
              <w:rPr>
                <w:rFonts w:ascii="Calibri" w:hAnsi="Calibri" w:cs="Calibri"/>
                <w:sz w:val="18"/>
                <w:szCs w:val="18"/>
              </w:rPr>
            </w:rPrChange>
          </w:rPr>
          <w:t>Path</w:t>
        </w:r>
        <w:r w:rsidR="00B91BB8" w:rsidRPr="00B856BD">
          <w:rPr>
            <w:rFonts w:ascii="Calibri" w:hAnsi="Calibri" w:cs="Calibri"/>
          </w:rPr>
          <w:t xml:space="preserve"> </w:t>
        </w:r>
      </w:ins>
      <w:r w:rsidRPr="00B856BD">
        <w:rPr>
          <w:rFonts w:ascii="Calibri" w:hAnsi="Calibri" w:cs="Calibri"/>
        </w:rPr>
        <w:t xml:space="preserve">(download </w:t>
      </w:r>
      <w:del w:id="879" w:author="Kelly Vomacka (Evergreen Group)" w:date="2012-08-16T16:57:00Z">
        <w:r w:rsidRPr="00B856BD" w:rsidDel="00B91BB8">
          <w:rPr>
            <w:rFonts w:ascii="Calibri" w:hAnsi="Calibri" w:cs="Calibri"/>
          </w:rPr>
          <w:delText xml:space="preserve">it </w:delText>
        </w:r>
      </w:del>
      <w:ins w:id="880" w:author="Kelly Vomacka (Evergreen Group)" w:date="2012-08-16T16:57:00Z">
        <w:r w:rsidR="00B91BB8" w:rsidRPr="00B856BD">
          <w:rPr>
            <w:rFonts w:ascii="Calibri" w:hAnsi="Calibri" w:cs="Calibri"/>
          </w:rPr>
          <w:t xml:space="preserve">the Publish Settings file </w:t>
        </w:r>
      </w:ins>
      <w:r w:rsidRPr="00B856BD">
        <w:rPr>
          <w:rFonts w:ascii="Calibri" w:hAnsi="Calibri" w:cs="Calibri"/>
        </w:rPr>
        <w:t>if necessary), and identify the environment (</w:t>
      </w:r>
      <w:r w:rsidRPr="00B856BD">
        <w:rPr>
          <w:rFonts w:ascii="Calibri" w:hAnsi="Calibri" w:cs="Calibri"/>
          <w:b/>
          <w:rPrChange w:id="881" w:author="Kelly Vomacka (Evergreen Group)" w:date="2012-08-16T16:56:00Z">
            <w:rPr>
              <w:rFonts w:ascii="Calibri" w:hAnsi="Calibri" w:cs="Calibri"/>
              <w:sz w:val="18"/>
              <w:szCs w:val="18"/>
            </w:rPr>
          </w:rPrChange>
        </w:rPr>
        <w:t>Storage Name</w:t>
      </w:r>
      <w:r w:rsidRPr="00B856BD">
        <w:rPr>
          <w:rFonts w:ascii="Calibri" w:hAnsi="Calibri" w:cs="Calibri"/>
        </w:rPr>
        <w:t xml:space="preserve">, </w:t>
      </w:r>
      <w:r w:rsidRPr="00B856BD">
        <w:rPr>
          <w:rFonts w:ascii="Calibri" w:hAnsi="Calibri" w:cs="Calibri"/>
          <w:b/>
          <w:rPrChange w:id="882" w:author="Kelly Vomacka (Evergreen Group)" w:date="2012-08-16T16:56:00Z">
            <w:rPr>
              <w:rFonts w:ascii="Calibri" w:hAnsi="Calibri" w:cs="Calibri"/>
              <w:sz w:val="18"/>
              <w:szCs w:val="18"/>
            </w:rPr>
          </w:rPrChange>
        </w:rPr>
        <w:t>Hosted Service Name</w:t>
      </w:r>
      <w:r w:rsidRPr="00B856BD">
        <w:rPr>
          <w:rFonts w:ascii="Calibri" w:hAnsi="Calibri" w:cs="Calibri"/>
        </w:rPr>
        <w:t xml:space="preserve">, </w:t>
      </w:r>
      <w:r w:rsidRPr="00B856BD">
        <w:rPr>
          <w:rFonts w:ascii="Calibri" w:hAnsi="Calibri" w:cs="Calibri"/>
          <w:b/>
          <w:rPrChange w:id="883" w:author="Kelly Vomacka (Evergreen Group)" w:date="2012-08-16T16:56:00Z">
            <w:rPr>
              <w:rFonts w:ascii="Calibri" w:hAnsi="Calibri" w:cs="Calibri"/>
              <w:sz w:val="18"/>
              <w:szCs w:val="18"/>
            </w:rPr>
          </w:rPrChange>
        </w:rPr>
        <w:t>Location</w:t>
      </w:r>
      <w:ins w:id="884" w:author="Kelly Vomacka (Evergreen Group)" w:date="2012-08-16T16:56:00Z">
        <w:r w:rsidR="00B91BB8" w:rsidRPr="00B856BD">
          <w:rPr>
            <w:rFonts w:ascii="Calibri" w:hAnsi="Calibri" w:cs="Calibri"/>
            <w:b/>
          </w:rPr>
          <w:t>s</w:t>
        </w:r>
      </w:ins>
      <w:r w:rsidRPr="00B856BD">
        <w:rPr>
          <w:rFonts w:ascii="Calibri" w:hAnsi="Calibri" w:cs="Calibri"/>
        </w:rPr>
        <w:t xml:space="preserve">, and </w:t>
      </w:r>
      <w:r w:rsidRPr="00B856BD">
        <w:rPr>
          <w:rFonts w:ascii="Calibri" w:hAnsi="Calibri" w:cs="Calibri"/>
          <w:b/>
          <w:rPrChange w:id="885" w:author="Kelly Vomacka (Evergreen Group)" w:date="2012-08-16T16:56:00Z">
            <w:rPr>
              <w:rFonts w:ascii="Calibri" w:hAnsi="Calibri" w:cs="Calibri"/>
              <w:sz w:val="18"/>
              <w:szCs w:val="18"/>
            </w:rPr>
          </w:rPrChange>
        </w:rPr>
        <w:t>Environment</w:t>
      </w:r>
      <w:r w:rsidRPr="00B856BD">
        <w:rPr>
          <w:rFonts w:ascii="Calibri" w:hAnsi="Calibri" w:cs="Calibri"/>
        </w:rPr>
        <w:t>).</w:t>
      </w:r>
    </w:p>
    <w:p w:rsidR="00B91BB8" w:rsidRPr="00BB632D" w:rsidRDefault="00B91BB8">
      <w:pPr>
        <w:pStyle w:val="BodyText"/>
        <w:spacing w:before="0"/>
        <w:ind w:left="1080"/>
        <w:rPr>
          <w:ins w:id="886" w:author="Kelly Vomacka (Evergreen Group)" w:date="2012-08-16T16:56:00Z"/>
          <w:rFonts w:asciiTheme="minorHAnsi" w:hAnsiTheme="minorHAnsi" w:cstheme="minorHAnsi"/>
          <w:sz w:val="10"/>
          <w:szCs w:val="10"/>
        </w:rPr>
        <w:pPrChange w:id="887" w:author="Kelly Vomacka (Evergreen Group)" w:date="2012-08-16T16:56:00Z">
          <w:pPr>
            <w:pStyle w:val="BodyText"/>
            <w:numPr>
              <w:numId w:val="81"/>
            </w:numPr>
            <w:spacing w:before="0"/>
            <w:ind w:left="1440" w:hanging="360"/>
          </w:pPr>
        </w:pPrChange>
      </w:pPr>
    </w:p>
    <w:p w:rsidR="00B91BB8" w:rsidRDefault="00B91BB8" w:rsidP="008571A9">
      <w:pPr>
        <w:pStyle w:val="Art"/>
        <w:rPr>
          <w:sz w:val="18"/>
          <w:szCs w:val="18"/>
        </w:rPr>
      </w:pPr>
      <w:r w:rsidRPr="00BB632D">
        <w:rPr>
          <w:noProof/>
        </w:rPr>
        <w:lastRenderedPageBreak/>
        <w:drawing>
          <wp:inline distT="0" distB="0" distL="0" distR="0" wp14:anchorId="0A1A6EF2" wp14:editId="331EF8A1">
            <wp:extent cx="4572000" cy="2386584"/>
            <wp:effectExtent l="0" t="0" r="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386584"/>
                    </a:xfrm>
                    <a:prstGeom prst="rect">
                      <a:avLst/>
                    </a:prstGeom>
                    <a:noFill/>
                    <a:ln>
                      <a:noFill/>
                    </a:ln>
                  </pic:spPr>
                </pic:pic>
              </a:graphicData>
            </a:graphic>
          </wp:inline>
        </w:drawing>
      </w:r>
    </w:p>
    <w:p w:rsidR="00B91BB8" w:rsidRPr="00BB632D" w:rsidRDefault="00B91BB8" w:rsidP="00B91BB8">
      <w:pPr>
        <w:pStyle w:val="BodyText"/>
        <w:spacing w:before="0"/>
        <w:ind w:left="1080"/>
        <w:rPr>
          <w:rFonts w:asciiTheme="minorHAnsi" w:hAnsiTheme="minorHAnsi" w:cstheme="minorHAnsi"/>
          <w:sz w:val="10"/>
          <w:szCs w:val="10"/>
        </w:rPr>
      </w:pPr>
    </w:p>
    <w:p w:rsidR="00B91BB8" w:rsidRPr="00B856BD" w:rsidRDefault="00B91BB8" w:rsidP="008571A9">
      <w:pPr>
        <w:pStyle w:val="NumberedList"/>
      </w:pPr>
      <w:del w:id="888" w:author="Kelly Vomacka (Evergreen Group)" w:date="2012-08-16T16:57:00Z">
        <w:r w:rsidRPr="00B856BD" w:rsidDel="00B91BB8">
          <w:delText>After providing all mandatory information, the Deployment Manager can c</w:delText>
        </w:r>
      </w:del>
      <w:ins w:id="889" w:author="Kelly Vomacka (Evergreen Group)" w:date="2012-08-16T16:57:00Z">
        <w:r w:rsidRPr="00B856BD">
          <w:t>C</w:t>
        </w:r>
      </w:ins>
      <w:r w:rsidRPr="00B856BD">
        <w:t xml:space="preserve">lick </w:t>
      </w:r>
      <w:del w:id="890" w:author="Kelly Vomacka (Evergreen Group)" w:date="2012-08-16T16:57:00Z">
        <w:r w:rsidRPr="00B856BD" w:rsidDel="00B91BB8">
          <w:delText xml:space="preserve">on </w:delText>
        </w:r>
      </w:del>
      <w:r w:rsidRPr="00B856BD">
        <w:t xml:space="preserve">the </w:t>
      </w:r>
      <w:r w:rsidRPr="00B856BD">
        <w:rPr>
          <w:b/>
          <w:rPrChange w:id="891" w:author="Kelly Vomacka (Evergreen Group)" w:date="2012-08-16T16:57:00Z">
            <w:rPr>
              <w:rFonts w:ascii="Calibri" w:hAnsi="Calibri" w:cs="Calibri"/>
              <w:sz w:val="18"/>
              <w:szCs w:val="18"/>
            </w:rPr>
          </w:rPrChange>
        </w:rPr>
        <w:t>Deploy</w:t>
      </w:r>
      <w:r w:rsidRPr="00B856BD">
        <w:t xml:space="preserve"> button to start the deployment process.</w:t>
      </w:r>
    </w:p>
    <w:p w:rsidR="007A546D" w:rsidRPr="00BB632D" w:rsidRDefault="007A546D">
      <w:pPr>
        <w:pStyle w:val="BodyText"/>
        <w:spacing w:before="0"/>
        <w:ind w:left="1080"/>
        <w:rPr>
          <w:rFonts w:asciiTheme="minorHAnsi" w:hAnsiTheme="minorHAnsi" w:cstheme="minorHAnsi"/>
          <w:sz w:val="10"/>
          <w:szCs w:val="10"/>
        </w:rPr>
        <w:pPrChange w:id="892" w:author="Kelly Vomacka (Evergreen Group)" w:date="2012-08-16T16:57:00Z">
          <w:pPr>
            <w:pStyle w:val="BodyText"/>
            <w:spacing w:before="0"/>
          </w:pPr>
        </w:pPrChange>
      </w:pPr>
    </w:p>
    <w:p w:rsidR="00317F6C" w:rsidRPr="00BB632D" w:rsidRDefault="001C0A21" w:rsidP="008571A9">
      <w:pPr>
        <w:pStyle w:val="Art"/>
        <w:rPr>
          <w:sz w:val="18"/>
          <w:szCs w:val="18"/>
        </w:rPr>
      </w:pPr>
      <w:r w:rsidRPr="00BB632D">
        <w:rPr>
          <w:noProof/>
        </w:rPr>
        <w:drawing>
          <wp:inline distT="0" distB="0" distL="0" distR="0" wp14:anchorId="4635139A" wp14:editId="7D3DCFFC">
            <wp:extent cx="4572000" cy="2679192"/>
            <wp:effectExtent l="0" t="0" r="0" b="6985"/>
            <wp:docPr id="2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679192"/>
                    </a:xfrm>
                    <a:prstGeom prst="rect">
                      <a:avLst/>
                    </a:prstGeom>
                    <a:noFill/>
                    <a:ln>
                      <a:noFill/>
                    </a:ln>
                  </pic:spPr>
                </pic:pic>
              </a:graphicData>
            </a:graphic>
          </wp:inline>
        </w:drawing>
      </w:r>
    </w:p>
    <w:p w:rsidR="007A546D" w:rsidRPr="00BB632D" w:rsidRDefault="007A546D" w:rsidP="00B91BB8">
      <w:pPr>
        <w:pStyle w:val="BodyText"/>
        <w:spacing w:before="0"/>
        <w:ind w:left="1080"/>
        <w:rPr>
          <w:rFonts w:asciiTheme="minorHAnsi" w:hAnsiTheme="minorHAnsi" w:cstheme="minorHAnsi"/>
          <w:sz w:val="10"/>
          <w:szCs w:val="10"/>
        </w:rPr>
      </w:pPr>
    </w:p>
    <w:p w:rsidR="00B91BB8" w:rsidRPr="00B856BD" w:rsidRDefault="00B91BB8" w:rsidP="008571A9">
      <w:pPr>
        <w:pStyle w:val="ParagraphinList"/>
      </w:pPr>
      <w:del w:id="893" w:author="Kelly Vomacka (Evergreen Group)" w:date="2012-08-16T16:58:00Z">
        <w:r w:rsidRPr="00B856BD" w:rsidDel="00B91BB8">
          <w:delText>The right side of the above</w:delText>
        </w:r>
      </w:del>
      <w:ins w:id="894" w:author="Kelly Vomacka (Evergreen Group)" w:date="2012-08-16T16:58:00Z">
        <w:r w:rsidRPr="00B856BD">
          <w:t>This</w:t>
        </w:r>
      </w:ins>
      <w:r w:rsidRPr="00B856BD">
        <w:t xml:space="preserve"> screenshot shows the deployment status and progress indicators </w:t>
      </w:r>
      <w:ins w:id="895" w:author="Kelly Vomacka (Evergreen Group)" w:date="2012-08-16T16:58:00Z">
        <w:r w:rsidRPr="00B856BD">
          <w:t xml:space="preserve">that Deployment Tracker </w:t>
        </w:r>
      </w:ins>
      <w:r w:rsidRPr="00B856BD">
        <w:t>provide</w:t>
      </w:r>
      <w:del w:id="896" w:author="Kelly Vomacka (Evergreen Group)" w:date="2012-08-16T16:58:00Z">
        <w:r w:rsidRPr="00B856BD" w:rsidDel="00B91BB8">
          <w:delText>d</w:delText>
        </w:r>
      </w:del>
      <w:ins w:id="897" w:author="Kelly Vomacka (Evergreen Group)" w:date="2012-08-16T16:58:00Z">
        <w:r w:rsidRPr="00B856BD">
          <w:t>s</w:t>
        </w:r>
      </w:ins>
      <w:del w:id="898" w:author="Kelly Vomacka (Evergreen Group)" w:date="2012-08-16T16:58:00Z">
        <w:r w:rsidRPr="00B856BD" w:rsidDel="00B91BB8">
          <w:delText xml:space="preserve"> by the Deployment Tracker</w:delText>
        </w:r>
      </w:del>
      <w:r w:rsidRPr="00B856BD">
        <w:t xml:space="preserve">. </w:t>
      </w:r>
      <w:del w:id="899" w:author="Kelly Vomacka (Evergreen Group)" w:date="2012-08-16T16:58:00Z">
        <w:r w:rsidRPr="00B856BD" w:rsidDel="00B91BB8">
          <w:delText xml:space="preserve">  </w:delText>
        </w:r>
      </w:del>
      <w:r w:rsidRPr="00B856BD">
        <w:t xml:space="preserve">The </w:t>
      </w:r>
      <w:del w:id="900" w:author="Kelly Vomacka (Evergreen Group)" w:date="2012-08-16T16:58:00Z">
        <w:r w:rsidRPr="00B856BD" w:rsidDel="00B91BB8">
          <w:delText xml:space="preserve">list of </w:delText>
        </w:r>
      </w:del>
      <w:r w:rsidRPr="00B856BD">
        <w:t xml:space="preserve">tasks to be completed </w:t>
      </w:r>
      <w:del w:id="901" w:author="Kelly Vomacka (Evergreen Group)" w:date="2012-08-16T16:58:00Z">
        <w:r w:rsidRPr="00B856BD" w:rsidDel="00B91BB8">
          <w:delText>is presented</w:delText>
        </w:r>
      </w:del>
      <w:ins w:id="902" w:author="Kelly Vomacka (Evergreen Group)" w:date="2012-08-16T16:58:00Z">
        <w:r w:rsidRPr="00B856BD">
          <w:t>are listed</w:t>
        </w:r>
      </w:ins>
      <w:r w:rsidRPr="00B856BD">
        <w:t xml:space="preserve">. </w:t>
      </w:r>
      <w:del w:id="903" w:author="Kelly Vomacka (Evergreen Group)" w:date="2012-08-16T16:58:00Z">
        <w:r w:rsidRPr="00B856BD" w:rsidDel="00B91BB8">
          <w:delText xml:space="preserve"> </w:delText>
        </w:r>
      </w:del>
      <w:r w:rsidRPr="00B856BD">
        <w:t xml:space="preserve">Icons are used to indicate </w:t>
      </w:r>
      <w:del w:id="904" w:author="Kelly Vomacka (Evergreen Group)" w:date="2012-08-16T16:58:00Z">
        <w:r w:rsidRPr="00B856BD" w:rsidDel="00B91BB8">
          <w:delText xml:space="preserve">if </w:delText>
        </w:r>
      </w:del>
      <w:ins w:id="905" w:author="Kelly Vomacka (Evergreen Group)" w:date="2012-08-16T16:58:00Z">
        <w:r w:rsidRPr="00B856BD">
          <w:t xml:space="preserve">whether </w:t>
        </w:r>
      </w:ins>
      <w:r w:rsidRPr="00B856BD">
        <w:t xml:space="preserve">the task is in </w:t>
      </w:r>
      <w:commentRangeStart w:id="906"/>
      <w:r w:rsidRPr="00B856BD">
        <w:t>process (</w:t>
      </w:r>
      <w:r w:rsidRPr="00B856BD">
        <w:sym w:font="Wingdings 3" w:char="F051"/>
      </w:r>
      <w:r w:rsidRPr="00B856BD">
        <w:t>), completed (</w:t>
      </w:r>
      <w:r w:rsidRPr="00B856BD">
        <w:sym w:font="Wingdings 2" w:char="F050"/>
      </w:r>
      <w:r w:rsidRPr="00B856BD">
        <w:t>)</w:t>
      </w:r>
      <w:ins w:id="907" w:author="Kelly Vomacka (Evergreen Group)" w:date="2012-08-16T16:59:00Z">
        <w:r w:rsidRPr="00B856BD">
          <w:t>,</w:t>
        </w:r>
      </w:ins>
      <w:r w:rsidRPr="00B856BD">
        <w:t xml:space="preserve"> or had an error (</w:t>
      </w:r>
      <w:r w:rsidRPr="00B856BD">
        <w:sym w:font="Wingdings 2" w:char="F056"/>
      </w:r>
      <w:r w:rsidRPr="00B856BD">
        <w:t xml:space="preserve">). </w:t>
      </w:r>
      <w:del w:id="908" w:author="Kelly Vomacka (Evergreen Group)" w:date="2012-08-16T16:59:00Z">
        <w:r w:rsidRPr="00B856BD" w:rsidDel="00B91BB8">
          <w:delText xml:space="preserve"> </w:delText>
        </w:r>
      </w:del>
      <w:r w:rsidRPr="00B856BD">
        <w:t xml:space="preserve">Buttons </w:t>
      </w:r>
      <w:commentRangeEnd w:id="906"/>
      <w:r w:rsidRPr="00B856BD">
        <w:rPr>
          <w:rStyle w:val="CommentReference"/>
          <w:rFonts w:asciiTheme="minorHAnsi" w:hAnsiTheme="minorHAnsi" w:cstheme="minorHAnsi"/>
          <w:sz w:val="24"/>
          <w:szCs w:val="24"/>
        </w:rPr>
        <w:commentReference w:id="906"/>
      </w:r>
      <w:r w:rsidRPr="00B856BD">
        <w:t>provide quick access to the various log files.</w:t>
      </w:r>
    </w:p>
    <w:p w:rsidR="00C40387" w:rsidRPr="00B856BD" w:rsidRDefault="00C40387" w:rsidP="008571A9">
      <w:pPr>
        <w:pStyle w:val="NumberedList2"/>
      </w:pPr>
      <w:r w:rsidRPr="00B856BD">
        <w:t xml:space="preserve">Building and publishing the downloaded code </w:t>
      </w:r>
      <w:r w:rsidR="006834B8" w:rsidRPr="00B856BD">
        <w:t xml:space="preserve">by </w:t>
      </w:r>
      <w:r w:rsidRPr="00B856BD">
        <w:t xml:space="preserve">using </w:t>
      </w:r>
      <w:r w:rsidR="009A4E20">
        <w:t>MS Build Server</w:t>
      </w:r>
    </w:p>
    <w:p w:rsidR="00B91BB8" w:rsidRPr="00B856BD" w:rsidRDefault="00C40387" w:rsidP="008571A9">
      <w:pPr>
        <w:pStyle w:val="ParagraphinList2"/>
        <w:numPr>
          <w:ilvl w:val="0"/>
          <w:numId w:val="0"/>
        </w:numPr>
        <w:ind w:left="1440"/>
      </w:pPr>
      <w:r w:rsidRPr="00B856BD">
        <w:t xml:space="preserve">After the code is downloaded locally, </w:t>
      </w:r>
      <w:r w:rsidR="00C724B0" w:rsidRPr="00B856BD">
        <w:t xml:space="preserve">Deployment Tracker </w:t>
      </w:r>
      <w:r w:rsidRPr="00B856BD">
        <w:t>compile</w:t>
      </w:r>
      <w:r w:rsidR="006834B8" w:rsidRPr="00B856BD">
        <w:t>s and</w:t>
      </w:r>
      <w:r w:rsidRPr="00B856BD">
        <w:t xml:space="preserve"> build</w:t>
      </w:r>
      <w:r w:rsidR="006834B8" w:rsidRPr="00B856BD">
        <w:t>s</w:t>
      </w:r>
      <w:r w:rsidRPr="00B856BD">
        <w:t xml:space="preserve"> the solution </w:t>
      </w:r>
      <w:r w:rsidR="006834B8" w:rsidRPr="00B856BD">
        <w:t xml:space="preserve">by using </w:t>
      </w:r>
      <w:r w:rsidR="009A4E20">
        <w:t>MS Build Server</w:t>
      </w:r>
      <w:r w:rsidRPr="00B856BD">
        <w:t xml:space="preserve"> to generate the package file </w:t>
      </w:r>
      <w:r w:rsidR="006834B8" w:rsidRPr="00B856BD">
        <w:t xml:space="preserve">and the configuration file </w:t>
      </w:r>
      <w:r w:rsidRPr="00B856BD">
        <w:t xml:space="preserve">(.cspkg and .cscfg) in the path </w:t>
      </w:r>
      <w:ins w:id="909" w:author="Kelly Vomacka (Evergreen Group)" w:date="2012-08-16T17:00:00Z">
        <w:r w:rsidR="00B91BB8" w:rsidRPr="00B856BD">
          <w:t xml:space="preserve">that you </w:t>
        </w:r>
      </w:ins>
      <w:r w:rsidRPr="00B856BD">
        <w:t>specified</w:t>
      </w:r>
      <w:r w:rsidR="006834B8" w:rsidRPr="00B856BD">
        <w:t xml:space="preserve">. </w:t>
      </w:r>
      <w:r w:rsidRPr="00B856BD">
        <w:t xml:space="preserve">While </w:t>
      </w:r>
      <w:r w:rsidR="006834B8" w:rsidRPr="00B856BD">
        <w:t xml:space="preserve">the </w:t>
      </w:r>
      <w:r w:rsidRPr="00B856BD">
        <w:t>building is in progress,</w:t>
      </w:r>
      <w:r w:rsidR="00C724B0" w:rsidRPr="00B856BD">
        <w:t xml:space="preserve"> </w:t>
      </w:r>
      <w:r w:rsidR="00C724B0" w:rsidRPr="00B856BD">
        <w:lastRenderedPageBreak/>
        <w:t xml:space="preserve">a </w:t>
      </w:r>
      <w:r w:rsidR="006834B8" w:rsidRPr="00B856BD">
        <w:t xml:space="preserve">window appears </w:t>
      </w:r>
      <w:r w:rsidR="00C724B0" w:rsidRPr="00B856BD">
        <w:t xml:space="preserve">where </w:t>
      </w:r>
      <w:r w:rsidR="006834B8" w:rsidRPr="00B856BD">
        <w:t xml:space="preserve">you </w:t>
      </w:r>
      <w:r w:rsidR="00C724B0" w:rsidRPr="00B856BD">
        <w:t>can make several configuration changes, such as the number of instances for each role</w:t>
      </w:r>
      <w:r w:rsidRPr="00B856BD">
        <w:t>.</w:t>
      </w:r>
    </w:p>
    <w:p w:rsidR="007A546D" w:rsidRPr="00BB632D" w:rsidRDefault="007A546D" w:rsidP="007A546D">
      <w:pPr>
        <w:pStyle w:val="BodyText"/>
        <w:spacing w:before="0"/>
        <w:rPr>
          <w:rFonts w:asciiTheme="minorHAnsi" w:hAnsiTheme="minorHAnsi" w:cstheme="minorHAnsi"/>
          <w:sz w:val="10"/>
          <w:szCs w:val="10"/>
        </w:rPr>
      </w:pPr>
    </w:p>
    <w:p w:rsidR="00C40387" w:rsidRPr="00BB632D" w:rsidRDefault="001C0A21" w:rsidP="008571A9">
      <w:pPr>
        <w:pStyle w:val="Art"/>
        <w:rPr>
          <w:noProof/>
        </w:rPr>
      </w:pPr>
      <w:r w:rsidRPr="00BB632D">
        <w:rPr>
          <w:noProof/>
        </w:rPr>
        <w:drawing>
          <wp:inline distT="0" distB="0" distL="0" distR="0" wp14:anchorId="2CDF6F7F" wp14:editId="12C524F2">
            <wp:extent cx="4297873" cy="3266383"/>
            <wp:effectExtent l="19050" t="19050" r="26670" b="10795"/>
            <wp:docPr id="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2578" cy="3269959"/>
                    </a:xfrm>
                    <a:prstGeom prst="rect">
                      <a:avLst/>
                    </a:prstGeom>
                    <a:noFill/>
                    <a:ln>
                      <a:solidFill>
                        <a:schemeClr val="tx1"/>
                      </a:solid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C40387" w:rsidRPr="00B856BD" w:rsidRDefault="00C40387" w:rsidP="008571A9">
      <w:pPr>
        <w:pStyle w:val="ParagraphinList2"/>
        <w:numPr>
          <w:ilvl w:val="0"/>
          <w:numId w:val="0"/>
        </w:numPr>
        <w:ind w:left="1080"/>
      </w:pPr>
      <w:r w:rsidRPr="00B856BD">
        <w:t xml:space="preserve">Click </w:t>
      </w:r>
      <w:r w:rsidRPr="00B856BD">
        <w:rPr>
          <w:b/>
        </w:rPr>
        <w:t>Save Settings</w:t>
      </w:r>
      <w:r w:rsidRPr="00B856BD">
        <w:t xml:space="preserve"> </w:t>
      </w:r>
      <w:r w:rsidR="006834B8" w:rsidRPr="00B856BD">
        <w:t xml:space="preserve">to </w:t>
      </w:r>
      <w:r w:rsidRPr="00B856BD">
        <w:t xml:space="preserve">save the changes and </w:t>
      </w:r>
      <w:r w:rsidR="006834B8" w:rsidRPr="00B856BD">
        <w:t xml:space="preserve">to </w:t>
      </w:r>
      <w:r w:rsidRPr="00B856BD">
        <w:t xml:space="preserve">continue the deployment process with </w:t>
      </w:r>
      <w:r w:rsidR="006834B8" w:rsidRPr="00B856BD">
        <w:t>the</w:t>
      </w:r>
      <w:r w:rsidRPr="00B856BD">
        <w:t xml:space="preserve"> new configuration.</w:t>
      </w:r>
    </w:p>
    <w:p w:rsidR="00C40387" w:rsidRPr="00B856BD" w:rsidRDefault="00C40387" w:rsidP="008571A9">
      <w:pPr>
        <w:pStyle w:val="ParagraphinList2"/>
        <w:numPr>
          <w:ilvl w:val="0"/>
          <w:numId w:val="0"/>
        </w:numPr>
        <w:ind w:left="1080"/>
      </w:pPr>
      <w:r w:rsidRPr="00B856BD">
        <w:t xml:space="preserve">Click </w:t>
      </w:r>
      <w:r w:rsidRPr="00B856BD">
        <w:rPr>
          <w:b/>
        </w:rPr>
        <w:t>Cancel Deployment</w:t>
      </w:r>
      <w:r w:rsidRPr="00B856BD">
        <w:t xml:space="preserve"> </w:t>
      </w:r>
      <w:r w:rsidR="006834B8" w:rsidRPr="00B856BD">
        <w:t xml:space="preserve">to </w:t>
      </w:r>
      <w:r w:rsidRPr="00B856BD">
        <w:t>stop the deployment process.</w:t>
      </w:r>
    </w:p>
    <w:p w:rsidR="00F73104" w:rsidRPr="00B856BD" w:rsidRDefault="00F73104" w:rsidP="008571A9">
      <w:pPr>
        <w:pStyle w:val="ParagraphinList"/>
      </w:pPr>
    </w:p>
    <w:p w:rsidR="00B91BB8" w:rsidRPr="00B856BD" w:rsidRDefault="00B91BB8" w:rsidP="008571A9">
      <w:pPr>
        <w:pStyle w:val="NumberedList2"/>
      </w:pPr>
      <w:commentRangeStart w:id="910"/>
      <w:r w:rsidRPr="00B856BD">
        <w:t xml:space="preserve">Deploying the packages </w:t>
      </w:r>
      <w:del w:id="911" w:author="Kelly Vomacka (Evergreen Group)" w:date="2012-08-16T17:03:00Z">
        <w:r w:rsidRPr="00B856BD" w:rsidDel="00B91BB8">
          <w:delText>in</w:delText>
        </w:r>
      </w:del>
      <w:r w:rsidRPr="00B856BD">
        <w:t xml:space="preserve">to </w:t>
      </w:r>
      <w:ins w:id="912" w:author="Kelly Vomacka (Evergreen Group)" w:date="2012-08-16T17:03:00Z">
        <w:r w:rsidRPr="00B856BD">
          <w:t xml:space="preserve">the </w:t>
        </w:r>
      </w:ins>
      <w:r w:rsidRPr="00B856BD">
        <w:t>target environment</w:t>
      </w:r>
      <w:ins w:id="913" w:author="Kelly Vomacka (Evergreen Group)" w:date="2012-08-16T17:03:00Z">
        <w:r w:rsidRPr="00B856BD">
          <w:t xml:space="preserve"> </w:t>
        </w:r>
      </w:ins>
      <w:r w:rsidRPr="00B856BD">
        <w:t>(</w:t>
      </w:r>
      <w:del w:id="914" w:author="Kelly Vomacka (Evergreen Group)" w:date="2012-08-16T17:03:00Z">
        <w:r w:rsidRPr="00B856BD" w:rsidDel="00B91BB8">
          <w:delText>S</w:delText>
        </w:r>
      </w:del>
      <w:ins w:id="915" w:author="Kelly Vomacka (Evergreen Group)" w:date="2012-08-16T17:03:00Z">
        <w:r w:rsidRPr="00B856BD">
          <w:t>s</w:t>
        </w:r>
      </w:ins>
      <w:r w:rsidRPr="00B856BD">
        <w:t>taging/</w:t>
      </w:r>
      <w:del w:id="916" w:author="Kelly Vomacka (Evergreen Group)" w:date="2012-08-16T17:03:00Z">
        <w:r w:rsidRPr="00B856BD" w:rsidDel="00B91BB8">
          <w:delText>P</w:delText>
        </w:r>
      </w:del>
      <w:ins w:id="917" w:author="Kelly Vomacka (Evergreen Group)" w:date="2012-08-16T17:03:00Z">
        <w:r w:rsidRPr="00B856BD">
          <w:t>p</w:t>
        </w:r>
      </w:ins>
      <w:r w:rsidRPr="00B856BD">
        <w:t>roduction)</w:t>
      </w:r>
      <w:commentRangeEnd w:id="910"/>
      <w:r w:rsidRPr="00B856BD">
        <w:rPr>
          <w:rStyle w:val="CommentReference"/>
          <w:rFonts w:asciiTheme="minorHAnsi" w:hAnsiTheme="minorHAnsi" w:cstheme="minorHAnsi"/>
          <w:sz w:val="24"/>
          <w:szCs w:val="24"/>
        </w:rPr>
        <w:commentReference w:id="910"/>
      </w:r>
    </w:p>
    <w:p w:rsidR="00C40387" w:rsidRPr="00B856BD" w:rsidDel="00B91BB8" w:rsidRDefault="00C40387" w:rsidP="008571A9">
      <w:pPr>
        <w:pStyle w:val="ParagraphinList2"/>
        <w:numPr>
          <w:ilvl w:val="0"/>
          <w:numId w:val="0"/>
        </w:numPr>
        <w:tabs>
          <w:tab w:val="clear" w:pos="1080"/>
          <w:tab w:val="left" w:pos="1440"/>
        </w:tabs>
        <w:ind w:left="1440"/>
        <w:rPr>
          <w:del w:id="918" w:author="Kelly Vomacka (Evergreen Group)" w:date="2012-08-16T17:03:00Z"/>
        </w:rPr>
      </w:pPr>
      <w:del w:id="919" w:author="Kelly Vomacka (Evergreen Group)" w:date="2012-08-16T17:03:00Z">
        <w:r w:rsidRPr="00B856BD" w:rsidDel="00B91BB8">
          <w:delText xml:space="preserve">Deploying the package to </w:delText>
        </w:r>
        <w:r w:rsidR="00B91BB8" w:rsidRPr="00B856BD" w:rsidDel="00B91BB8">
          <w:delText>the target environment</w:delText>
        </w:r>
        <w:r w:rsidR="006834B8" w:rsidRPr="00B856BD" w:rsidDel="00B91BB8">
          <w:delText xml:space="preserve"> </w:delText>
        </w:r>
        <w:r w:rsidRPr="00B856BD" w:rsidDel="00B91BB8">
          <w:delText>(</w:delText>
        </w:r>
        <w:r w:rsidR="006834B8" w:rsidRPr="00B856BD" w:rsidDel="00B91BB8">
          <w:delText>s</w:delText>
        </w:r>
        <w:r w:rsidRPr="00B856BD" w:rsidDel="00B91BB8">
          <w:delText>taging/</w:delText>
        </w:r>
        <w:r w:rsidR="006834B8" w:rsidRPr="00B856BD" w:rsidDel="00B91BB8">
          <w:delText>p</w:delText>
        </w:r>
        <w:r w:rsidRPr="00B856BD" w:rsidDel="00B91BB8">
          <w:delText>roduction)</w:delText>
        </w:r>
      </w:del>
    </w:p>
    <w:p w:rsidR="00B91BB8" w:rsidRPr="00B856BD" w:rsidRDefault="006834B8" w:rsidP="008571A9">
      <w:pPr>
        <w:pStyle w:val="ParagraphinList2"/>
        <w:numPr>
          <w:ilvl w:val="0"/>
          <w:numId w:val="0"/>
        </w:numPr>
        <w:tabs>
          <w:tab w:val="clear" w:pos="1080"/>
          <w:tab w:val="left" w:pos="1440"/>
        </w:tabs>
        <w:ind w:left="1440"/>
      </w:pPr>
      <w:r w:rsidRPr="00B856BD">
        <w:t xml:space="preserve">After </w:t>
      </w:r>
      <w:r w:rsidR="00C40387" w:rsidRPr="00B856BD">
        <w:t xml:space="preserve">the package files are generated, they are ready to </w:t>
      </w:r>
      <w:r w:rsidR="00206FD1" w:rsidRPr="00B856BD">
        <w:t xml:space="preserve">be </w:t>
      </w:r>
      <w:r w:rsidR="00C40387" w:rsidRPr="00B856BD">
        <w:t xml:space="preserve">deployed </w:t>
      </w:r>
      <w:r w:rsidR="00206FD1" w:rsidRPr="00B856BD">
        <w:t xml:space="preserve">to </w:t>
      </w:r>
      <w:del w:id="920" w:author="Kelly Vomacka (Evergreen Group)" w:date="2012-08-16T17:02:00Z">
        <w:r w:rsidR="00206FD1" w:rsidRPr="00B856BD" w:rsidDel="00B91BB8">
          <w:delText>Windows Azure</w:delText>
        </w:r>
      </w:del>
      <w:ins w:id="921" w:author="Kelly Vomacka (Evergreen Group)" w:date="2012-08-16T17:02:00Z">
        <w:r w:rsidR="00B91BB8" w:rsidRPr="00B856BD">
          <w:t>the cloud</w:t>
        </w:r>
      </w:ins>
      <w:r w:rsidR="00C40387" w:rsidRPr="00B856BD">
        <w:t xml:space="preserve">. Before deploying the packages, </w:t>
      </w:r>
      <w:del w:id="922" w:author="Kelly Vomacka (Evergreen Group)" w:date="2012-08-16T17:02:00Z">
        <w:r w:rsidRPr="00B856BD" w:rsidDel="00B91BB8">
          <w:delText xml:space="preserve">the </w:delText>
        </w:r>
      </w:del>
      <w:ins w:id="923" w:author="Kelly Vomacka (Evergreen Group)" w:date="2012-08-16T17:02:00Z">
        <w:r w:rsidR="00B91BB8" w:rsidRPr="00B856BD">
          <w:t xml:space="preserve">a </w:t>
        </w:r>
      </w:ins>
      <w:r w:rsidR="00C40387" w:rsidRPr="00B856BD">
        <w:t xml:space="preserve">storage account and hosted service name need to be in place on </w:t>
      </w:r>
      <w:r w:rsidRPr="00B856BD">
        <w:t xml:space="preserve">the </w:t>
      </w:r>
      <w:r w:rsidR="00C40387" w:rsidRPr="00B856BD">
        <w:t xml:space="preserve">Windows Azure </w:t>
      </w:r>
      <w:r w:rsidRPr="00B856BD">
        <w:t xml:space="preserve">Management </w:t>
      </w:r>
      <w:r w:rsidR="00C40387" w:rsidRPr="00B856BD">
        <w:t>Portal</w:t>
      </w:r>
      <w:r w:rsidRPr="00B856BD">
        <w:t>.</w:t>
      </w:r>
    </w:p>
    <w:p w:rsidR="00B91BB8" w:rsidRPr="00B856BD" w:rsidRDefault="006834B8" w:rsidP="001C7E4F">
      <w:pPr>
        <w:pStyle w:val="ParagraphinList2"/>
        <w:numPr>
          <w:ilvl w:val="0"/>
          <w:numId w:val="0"/>
        </w:numPr>
        <w:tabs>
          <w:tab w:val="clear" w:pos="1080"/>
          <w:tab w:val="left" w:pos="1440"/>
        </w:tabs>
        <w:ind w:left="1440"/>
        <w:rPr>
          <w:ins w:id="924" w:author="Kelly Vomacka (Evergreen Group)" w:date="2012-08-16T17:03:00Z"/>
        </w:rPr>
      </w:pPr>
      <w:r w:rsidRPr="00B856BD">
        <w:t xml:space="preserve">You </w:t>
      </w:r>
      <w:r w:rsidR="00C40387" w:rsidRPr="00B856BD">
        <w:t xml:space="preserve">can create </w:t>
      </w:r>
      <w:del w:id="925" w:author="Kelly Vomacka (Evergreen Group)" w:date="2012-08-22T17:30:00Z">
        <w:r w:rsidRPr="00B856BD" w:rsidDel="001C7E4F">
          <w:delText xml:space="preserve">a </w:delText>
        </w:r>
      </w:del>
      <w:r w:rsidR="00C40387" w:rsidRPr="00B856BD">
        <w:t>new storage account and hosted service name</w:t>
      </w:r>
      <w:ins w:id="926" w:author="Kelly Vomacka (Evergreen Group)" w:date="2012-08-22T17:30:00Z">
        <w:r w:rsidR="001C7E4F">
          <w:t>s</w:t>
        </w:r>
      </w:ins>
      <w:ins w:id="927" w:author="Kelly Vomacka (Evergreen Group)" w:date="2012-08-16T17:04:00Z">
        <w:r w:rsidR="00B91BB8" w:rsidRPr="00B856BD">
          <w:t>,</w:t>
        </w:r>
      </w:ins>
      <w:r w:rsidR="00C40387" w:rsidRPr="00B856BD">
        <w:t xml:space="preserve"> or </w:t>
      </w:r>
      <w:ins w:id="928" w:author="Kelly Vomacka (Evergreen Group)" w:date="2012-08-16T17:04:00Z">
        <w:r w:rsidR="00B91BB8" w:rsidRPr="00B856BD">
          <w:t xml:space="preserve">you can </w:t>
        </w:r>
      </w:ins>
      <w:r w:rsidR="00C40387" w:rsidRPr="00B856BD">
        <w:t>use</w:t>
      </w:r>
      <w:ins w:id="929" w:author="Kelly Vomacka (Evergreen Group)" w:date="2012-08-16T17:04:00Z">
        <w:r w:rsidR="00B91BB8" w:rsidRPr="00B856BD">
          <w:t xml:space="preserve"> </w:t>
        </w:r>
      </w:ins>
      <w:del w:id="930" w:author="Kelly Vomacka (Evergreen Group)" w:date="2012-08-22T17:30:00Z">
        <w:r w:rsidR="00C40387" w:rsidRPr="00B856BD" w:rsidDel="001C7E4F">
          <w:delText xml:space="preserve"> </w:delText>
        </w:r>
      </w:del>
      <w:r w:rsidR="00C40387" w:rsidRPr="00B856BD">
        <w:t>existing one</w:t>
      </w:r>
      <w:ins w:id="931" w:author="Kelly Vomacka (Evergreen Group)" w:date="2012-08-22T17:30:00Z">
        <w:r w:rsidR="001C7E4F">
          <w:t>s</w:t>
        </w:r>
      </w:ins>
      <w:del w:id="932" w:author="Kelly Vomacka (Evergreen Group)" w:date="2012-08-16T17:04:00Z">
        <w:r w:rsidRPr="00B856BD" w:rsidDel="00B91BB8">
          <w:delText>s</w:delText>
        </w:r>
      </w:del>
      <w:r w:rsidR="00C40387" w:rsidRPr="00B856BD">
        <w:t xml:space="preserve"> in </w:t>
      </w:r>
      <w:r w:rsidRPr="00B856BD">
        <w:t xml:space="preserve">the </w:t>
      </w:r>
      <w:r w:rsidR="00C40387" w:rsidRPr="00B856BD">
        <w:t xml:space="preserve">Deploy Package window of Deployment Tracker. After </w:t>
      </w:r>
      <w:r w:rsidRPr="00B856BD">
        <w:t xml:space="preserve">the </w:t>
      </w:r>
      <w:r w:rsidR="00C40387" w:rsidRPr="00B856BD">
        <w:t xml:space="preserve">storage account and hosted service </w:t>
      </w:r>
      <w:r w:rsidR="00C40387" w:rsidRPr="00B856BD">
        <w:t>name</w:t>
      </w:r>
      <w:r w:rsidR="001C7E4F">
        <w:t>s</w:t>
      </w:r>
      <w:r w:rsidR="00C40387" w:rsidRPr="00B856BD">
        <w:t xml:space="preserve"> are in </w:t>
      </w:r>
      <w:r w:rsidR="00C40387" w:rsidRPr="00B856BD">
        <w:t xml:space="preserve">place, </w:t>
      </w:r>
      <w:r w:rsidRPr="00B856BD">
        <w:t xml:space="preserve">the </w:t>
      </w:r>
      <w:r w:rsidR="00C40387" w:rsidRPr="00B856BD">
        <w:t xml:space="preserve">package files are copied into </w:t>
      </w:r>
      <w:r w:rsidRPr="00B856BD">
        <w:t xml:space="preserve">the </w:t>
      </w:r>
      <w:r w:rsidR="00C40387" w:rsidRPr="00B856BD">
        <w:t>storage account</w:t>
      </w:r>
      <w:r w:rsidRPr="00B856BD">
        <w:t>,</w:t>
      </w:r>
      <w:r w:rsidR="00C40387" w:rsidRPr="00B856BD">
        <w:t xml:space="preserve"> and </w:t>
      </w:r>
      <w:r w:rsidRPr="00B856BD">
        <w:t xml:space="preserve">then they are </w:t>
      </w:r>
      <w:r w:rsidR="00C40387" w:rsidRPr="00B856BD">
        <w:t xml:space="preserve">deployed </w:t>
      </w:r>
      <w:ins w:id="933" w:author="Kelly Vomacka (Evergreen Group)" w:date="2012-08-16T17:05:00Z">
        <w:r w:rsidR="009845E5" w:rsidRPr="00B856BD">
          <w:t xml:space="preserve">from there </w:t>
        </w:r>
      </w:ins>
      <w:r w:rsidR="00C40387" w:rsidRPr="00B856BD">
        <w:t xml:space="preserve">to either </w:t>
      </w:r>
      <w:r w:rsidRPr="00B856BD">
        <w:t>the s</w:t>
      </w:r>
      <w:r w:rsidR="00C40387" w:rsidRPr="00B856BD">
        <w:t>taging</w:t>
      </w:r>
      <w:r w:rsidRPr="00B856BD">
        <w:t xml:space="preserve"> or p</w:t>
      </w:r>
      <w:r w:rsidR="00C40387" w:rsidRPr="00B856BD">
        <w:t>roduction environment.</w:t>
      </w:r>
    </w:p>
    <w:p w:rsidR="00B91BB8" w:rsidRPr="00B856BD" w:rsidRDefault="009845E5" w:rsidP="008571A9">
      <w:pPr>
        <w:pStyle w:val="ParagraphinList2"/>
        <w:numPr>
          <w:ilvl w:val="0"/>
          <w:numId w:val="0"/>
        </w:numPr>
        <w:tabs>
          <w:tab w:val="clear" w:pos="1080"/>
          <w:tab w:val="left" w:pos="1440"/>
        </w:tabs>
        <w:ind w:left="1440"/>
      </w:pPr>
      <w:r w:rsidRPr="00B856BD">
        <w:t>A certificate is added in the Windows Azure hosted service section if you include one when you configure Deployment Tracker.</w:t>
      </w:r>
    </w:p>
    <w:p w:rsidR="00C40387" w:rsidRPr="008571A9" w:rsidDel="009845E5" w:rsidRDefault="00C40387" w:rsidP="008571A9">
      <w:pPr>
        <w:pStyle w:val="Heading3"/>
        <w:rPr>
          <w:del w:id="934" w:author="Kelly Vomacka (Evergreen Group)" w:date="2012-08-16T17:07:00Z"/>
        </w:rPr>
      </w:pPr>
      <w:del w:id="935" w:author="Kelly Vomacka (Evergreen Group)" w:date="2012-08-16T17:07:00Z">
        <w:r w:rsidRPr="008571A9" w:rsidDel="009845E5">
          <w:delText>Creates certificates under hosted service if any, provided during the configuration process.</w:delText>
        </w:r>
      </w:del>
    </w:p>
    <w:p w:rsidR="00C40387" w:rsidRPr="008571A9" w:rsidRDefault="006834B8" w:rsidP="008571A9">
      <w:pPr>
        <w:pStyle w:val="Heading3"/>
      </w:pPr>
      <w:bookmarkStart w:id="936" w:name="_Toc330571438"/>
      <w:bookmarkStart w:id="937" w:name="_Toc332983780"/>
      <w:r w:rsidRPr="008571A9">
        <w:t>To</w:t>
      </w:r>
      <w:r w:rsidR="00535ACD" w:rsidRPr="008571A9">
        <w:t xml:space="preserve"> deploy an existing package</w:t>
      </w:r>
      <w:r w:rsidR="00C40387" w:rsidRPr="008571A9">
        <w:t xml:space="preserve"> </w:t>
      </w:r>
      <w:bookmarkEnd w:id="936"/>
      <w:r w:rsidR="00206FD1" w:rsidRPr="008571A9">
        <w:t>to Windows Azure</w:t>
      </w:r>
      <w:bookmarkEnd w:id="937"/>
    </w:p>
    <w:p w:rsidR="00C40387" w:rsidRPr="00B856BD" w:rsidRDefault="006834B8" w:rsidP="008571A9">
      <w:pPr>
        <w:rPr>
          <w:b/>
        </w:rPr>
      </w:pPr>
      <w:r w:rsidRPr="00B856BD">
        <w:t xml:space="preserve">This </w:t>
      </w:r>
      <w:r w:rsidR="00C40387" w:rsidRPr="00B856BD">
        <w:t xml:space="preserve">involves deploying the local package (.cspkg and .cscfg) to </w:t>
      </w:r>
      <w:r w:rsidR="003068EE" w:rsidRPr="00B856BD">
        <w:t>Windows Azure</w:t>
      </w:r>
      <w:r w:rsidR="00C40387" w:rsidRPr="00B856BD">
        <w:t>. It does not include downloading the code from TFS</w:t>
      </w:r>
      <w:r w:rsidR="009845E5" w:rsidRPr="00B856BD">
        <w:t>,</w:t>
      </w:r>
      <w:r w:rsidR="00C40387" w:rsidRPr="00B856BD">
        <w:t xml:space="preserve"> building </w:t>
      </w:r>
      <w:r w:rsidR="009845E5" w:rsidRPr="00B856BD">
        <w:t xml:space="preserve">the solution, </w:t>
      </w:r>
      <w:r w:rsidRPr="00B856BD">
        <w:t xml:space="preserve">or </w:t>
      </w:r>
      <w:r w:rsidR="00C40387" w:rsidRPr="00B856BD">
        <w:t>publishing it.</w:t>
      </w:r>
    </w:p>
    <w:p w:rsidR="00C40387" w:rsidRPr="00B856BD" w:rsidRDefault="00C40387" w:rsidP="008571A9">
      <w:pPr>
        <w:pStyle w:val="NumberedList"/>
        <w:numPr>
          <w:ilvl w:val="0"/>
          <w:numId w:val="108"/>
        </w:numPr>
      </w:pPr>
      <w:r w:rsidRPr="00B856BD">
        <w:lastRenderedPageBreak/>
        <w:t>To create a service package, right-click the cloud service project</w:t>
      </w:r>
      <w:r w:rsidR="000A5DCC" w:rsidRPr="00B856BD">
        <w:t>,</w:t>
      </w:r>
      <w:r w:rsidRPr="00B856BD">
        <w:t xml:space="preserve"> and </w:t>
      </w:r>
      <w:r w:rsidR="000A5DCC" w:rsidRPr="00B856BD">
        <w:t xml:space="preserve">then click </w:t>
      </w:r>
      <w:r w:rsidRPr="008571A9">
        <w:rPr>
          <w:b/>
        </w:rPr>
        <w:t>Package</w:t>
      </w:r>
      <w:r w:rsidRPr="00B856BD">
        <w:t>.</w:t>
      </w:r>
    </w:p>
    <w:p w:rsidR="009845E5" w:rsidRPr="00B856BD" w:rsidRDefault="00C40387" w:rsidP="008571A9">
      <w:pPr>
        <w:pStyle w:val="NumberedList"/>
      </w:pPr>
      <w:r w:rsidRPr="00B856BD">
        <w:t xml:space="preserve">In the </w:t>
      </w:r>
      <w:r w:rsidRPr="00B856BD">
        <w:rPr>
          <w:b/>
        </w:rPr>
        <w:t>Package Windows Azure Application</w:t>
      </w:r>
      <w:r w:rsidRPr="00B856BD">
        <w:t xml:space="preserve"> </w:t>
      </w:r>
      <w:r w:rsidR="000A5DCC" w:rsidRPr="00B856BD">
        <w:t>window</w:t>
      </w:r>
      <w:r w:rsidRPr="00B856BD">
        <w:t xml:space="preserve">, click </w:t>
      </w:r>
      <w:r w:rsidRPr="00B856BD">
        <w:rPr>
          <w:b/>
        </w:rPr>
        <w:t>Package</w:t>
      </w:r>
      <w:r w:rsidR="000A5DCC" w:rsidRPr="00B856BD">
        <w:t>,</w:t>
      </w:r>
      <w:r w:rsidRPr="00B856BD">
        <w:t xml:space="preserve"> and then wait until Visual Studio creates it. </w:t>
      </w:r>
      <w:r w:rsidR="009845E5" w:rsidRPr="00B856BD">
        <w:t xml:space="preserve">In the alternative, you can generate package files from Visual Studio and specify the file paths from </w:t>
      </w:r>
      <w:r w:rsidR="009845E5" w:rsidRPr="00B856BD">
        <w:rPr>
          <w:b/>
        </w:rPr>
        <w:t>Deploy from Local Package</w:t>
      </w:r>
      <w:r w:rsidR="009845E5" w:rsidRPr="00B856BD">
        <w:t xml:space="preserve">. </w:t>
      </w:r>
    </w:p>
    <w:p w:rsidR="001C7E4F" w:rsidRPr="00B856BD" w:rsidRDefault="001C7E4F" w:rsidP="001C7E4F">
      <w:pPr>
        <w:pStyle w:val="NumberedList"/>
      </w:pPr>
      <w:r w:rsidRPr="00B856BD">
        <w:t xml:space="preserve">Start Deployment Tracker, click </w:t>
      </w:r>
      <w:r w:rsidRPr="00B856BD">
        <w:rPr>
          <w:b/>
        </w:rPr>
        <w:t>Deploy</w:t>
      </w:r>
      <w:r w:rsidRPr="00B856BD">
        <w:t xml:space="preserve">, and then click </w:t>
      </w:r>
      <w:r w:rsidRPr="00B856BD">
        <w:rPr>
          <w:b/>
        </w:rPr>
        <w:t>Deploy from Local Package</w:t>
      </w:r>
      <w:r w:rsidRPr="00B856BD">
        <w:t>.</w:t>
      </w:r>
    </w:p>
    <w:p w:rsidR="007A546D" w:rsidRPr="00B856BD" w:rsidRDefault="000A5DCC" w:rsidP="008571A9">
      <w:pPr>
        <w:pStyle w:val="NumberedList"/>
      </w:pPr>
      <w:r w:rsidRPr="00B856BD">
        <w:t xml:space="preserve">After </w:t>
      </w:r>
      <w:r w:rsidR="00C40387" w:rsidRPr="00B856BD">
        <w:t xml:space="preserve">the package is ready, Visual Studio opens a window showing the folder that contains the generated files. </w:t>
      </w:r>
      <w:r w:rsidR="00F62808" w:rsidRPr="00B856BD">
        <w:t xml:space="preserve">Browse </w:t>
      </w:r>
      <w:r w:rsidRPr="00B856BD">
        <w:t xml:space="preserve">to </w:t>
      </w:r>
      <w:r w:rsidR="00F62808" w:rsidRPr="00B856BD">
        <w:t>the package and configuration file</w:t>
      </w:r>
      <w:r w:rsidRPr="00B856BD">
        <w:t>s,</w:t>
      </w:r>
      <w:r w:rsidR="00F62808" w:rsidRPr="00B856BD">
        <w:t xml:space="preserve"> as shown in </w:t>
      </w:r>
      <w:r w:rsidRPr="00B856BD">
        <w:t xml:space="preserve">the following </w:t>
      </w:r>
      <w:r w:rsidR="00F62808" w:rsidRPr="00B856BD">
        <w:t>figure</w:t>
      </w:r>
      <w:r w:rsidRPr="00B856BD">
        <w:t>.</w:t>
      </w:r>
    </w:p>
    <w:p w:rsidR="007A546D" w:rsidRPr="00BB632D" w:rsidRDefault="001C7E4F" w:rsidP="001C7E4F">
      <w:pPr>
        <w:pStyle w:val="BodyText"/>
        <w:tabs>
          <w:tab w:val="left" w:pos="2166"/>
        </w:tabs>
        <w:spacing w:before="0"/>
        <w:ind w:left="1080"/>
        <w:rPr>
          <w:rFonts w:asciiTheme="minorHAnsi" w:hAnsiTheme="minorHAnsi" w:cstheme="minorHAnsi"/>
          <w:sz w:val="10"/>
          <w:szCs w:val="10"/>
        </w:rPr>
      </w:pPr>
      <w:r>
        <w:rPr>
          <w:rFonts w:asciiTheme="minorHAnsi" w:hAnsiTheme="minorHAnsi" w:cstheme="minorHAnsi"/>
          <w:sz w:val="10"/>
          <w:szCs w:val="10"/>
        </w:rPr>
        <w:tab/>
      </w:r>
    </w:p>
    <w:p w:rsidR="00C40387" w:rsidRPr="00BB632D" w:rsidRDefault="001C0A21" w:rsidP="008571A9">
      <w:pPr>
        <w:pStyle w:val="Art"/>
        <w:rPr>
          <w:sz w:val="18"/>
          <w:szCs w:val="18"/>
        </w:rPr>
      </w:pPr>
      <w:r w:rsidRPr="00BB632D">
        <w:rPr>
          <w:noProof/>
        </w:rPr>
        <w:drawing>
          <wp:inline distT="0" distB="0" distL="0" distR="0" wp14:anchorId="5D274B66" wp14:editId="47847154">
            <wp:extent cx="4572000" cy="2990088"/>
            <wp:effectExtent l="0" t="0" r="0" b="1270"/>
            <wp:docPr id="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990088"/>
                    </a:xfrm>
                    <a:prstGeom prst="rect">
                      <a:avLst/>
                    </a:prstGeom>
                    <a:noFill/>
                    <a:ln>
                      <a:noFill/>
                    </a:ln>
                  </pic:spPr>
                </pic:pic>
              </a:graphicData>
            </a:graphic>
          </wp:inline>
        </w:drawing>
      </w:r>
    </w:p>
    <w:p w:rsidR="007A546D" w:rsidRPr="00BB632D" w:rsidRDefault="007A546D" w:rsidP="009845E5">
      <w:pPr>
        <w:pStyle w:val="BodyText"/>
        <w:spacing w:before="0"/>
        <w:ind w:left="1440"/>
        <w:rPr>
          <w:rFonts w:asciiTheme="minorHAnsi" w:hAnsiTheme="minorHAnsi" w:cstheme="minorHAnsi"/>
          <w:sz w:val="10"/>
          <w:szCs w:val="10"/>
        </w:rPr>
      </w:pPr>
    </w:p>
    <w:p w:rsidR="00F62808" w:rsidRPr="00BB632D" w:rsidRDefault="001C0A21" w:rsidP="008571A9">
      <w:pPr>
        <w:pStyle w:val="Art"/>
      </w:pPr>
      <w:r w:rsidRPr="00BB632D">
        <w:rPr>
          <w:noProof/>
        </w:rPr>
        <w:drawing>
          <wp:inline distT="0" distB="0" distL="0" distR="0" wp14:anchorId="3B6596D8" wp14:editId="4358ABAB">
            <wp:extent cx="4572000" cy="2487168"/>
            <wp:effectExtent l="0" t="0" r="0" b="8890"/>
            <wp:docPr id="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487168"/>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206FD1" w:rsidRPr="00B856BD" w:rsidRDefault="000A5DCC" w:rsidP="008571A9">
      <w:pPr>
        <w:rPr>
          <w:rFonts w:asciiTheme="minorHAnsi" w:hAnsiTheme="minorHAnsi" w:cstheme="minorHAnsi"/>
        </w:rPr>
      </w:pPr>
      <w:r w:rsidRPr="00B856BD">
        <w:rPr>
          <w:rFonts w:asciiTheme="minorHAnsi" w:hAnsiTheme="minorHAnsi" w:cstheme="minorHAnsi"/>
          <w:b/>
        </w:rPr>
        <w:t>Note:</w:t>
      </w:r>
      <w:r w:rsidRPr="00B856BD">
        <w:rPr>
          <w:rFonts w:asciiTheme="minorHAnsi" w:hAnsiTheme="minorHAnsi" w:cstheme="minorHAnsi"/>
        </w:rPr>
        <w:t xml:space="preserve"> If</w:t>
      </w:r>
      <w:r w:rsidR="00206FD1" w:rsidRPr="00B856BD">
        <w:rPr>
          <w:rFonts w:asciiTheme="minorHAnsi" w:hAnsiTheme="minorHAnsi" w:cstheme="minorHAnsi"/>
        </w:rPr>
        <w:t xml:space="preserve"> you deploy an existing package, Deployment Tracker </w:t>
      </w:r>
      <w:r w:rsidR="009845E5" w:rsidRPr="00B856BD">
        <w:t xml:space="preserve">skips </w:t>
      </w:r>
      <w:del w:id="938" w:author="Kelly Vomacka (Evergreen Group)" w:date="2012-08-16T17:14:00Z">
        <w:r w:rsidR="009845E5" w:rsidRPr="00B856BD" w:rsidDel="009845E5">
          <w:delText xml:space="preserve">the </w:delText>
        </w:r>
      </w:del>
      <w:r w:rsidR="009845E5" w:rsidRPr="00B856BD">
        <w:rPr>
          <w:b/>
        </w:rPr>
        <w:t xml:space="preserve">Task 1: Compile and Publish solution </w:t>
      </w:r>
      <w:del w:id="939" w:author="Kelly Vomacka (Evergreen Group)" w:date="2012-08-16T17:14:00Z">
        <w:r w:rsidR="009845E5" w:rsidRPr="00B856BD" w:rsidDel="009845E5">
          <w:delText xml:space="preserve">step </w:delText>
        </w:r>
      </w:del>
      <w:r w:rsidR="009845E5" w:rsidRPr="00B856BD">
        <w:t xml:space="preserve">and begins from </w:t>
      </w:r>
      <w:r w:rsidR="009845E5" w:rsidRPr="00B856BD">
        <w:rPr>
          <w:b/>
        </w:rPr>
        <w:t>Task 2: Deploying on Cloud</w:t>
      </w:r>
      <w:r w:rsidR="009845E5" w:rsidRPr="00B856BD">
        <w:t>. It involves following ste</w:t>
      </w:r>
      <w:r w:rsidR="009845E5" w:rsidRPr="00B856BD">
        <w:rPr>
          <w:rFonts w:asciiTheme="minorHAnsi" w:hAnsiTheme="minorHAnsi" w:cstheme="minorHAnsi"/>
        </w:rPr>
        <w:t>p:</w:t>
      </w:r>
    </w:p>
    <w:p w:rsidR="00F62808" w:rsidRPr="00B856BD" w:rsidRDefault="000A5DCC" w:rsidP="008571A9">
      <w:pPr>
        <w:pStyle w:val="NumberedList"/>
        <w:numPr>
          <w:ilvl w:val="0"/>
          <w:numId w:val="109"/>
        </w:numPr>
      </w:pPr>
      <w:r w:rsidRPr="00B856BD">
        <w:t>After</w:t>
      </w:r>
      <w:r w:rsidR="00F62808" w:rsidRPr="00B856BD">
        <w:t xml:space="preserve"> the package files are in place, they are ready to </w:t>
      </w:r>
      <w:r w:rsidRPr="00B856BD">
        <w:t xml:space="preserve">be </w:t>
      </w:r>
      <w:r w:rsidR="00F62808" w:rsidRPr="00B856BD">
        <w:t xml:space="preserve">deployed to the cloud. Before deploying the packages, </w:t>
      </w:r>
      <w:r w:rsidRPr="00B856BD">
        <w:t xml:space="preserve">the </w:t>
      </w:r>
      <w:r w:rsidR="00F62808" w:rsidRPr="00B856BD">
        <w:t xml:space="preserve">storage account and hosted service name needs to be in place on </w:t>
      </w:r>
      <w:r w:rsidRPr="00B856BD">
        <w:t xml:space="preserve">the </w:t>
      </w:r>
      <w:r w:rsidR="00F62808" w:rsidRPr="00B856BD">
        <w:t xml:space="preserve">Windows Azure </w:t>
      </w:r>
      <w:r w:rsidRPr="00B856BD">
        <w:t xml:space="preserve">Management </w:t>
      </w:r>
      <w:r w:rsidR="00F62808" w:rsidRPr="00B856BD">
        <w:t>Portal.</w:t>
      </w:r>
      <w:r w:rsidRPr="00B856BD">
        <w:t xml:space="preserve"> </w:t>
      </w:r>
      <w:proofErr w:type="gramStart"/>
      <w:r w:rsidRPr="00B856BD">
        <w:t>Either you can create new storage account and</w:t>
      </w:r>
      <w:proofErr w:type="gramEnd"/>
      <w:r w:rsidRPr="00B856BD">
        <w:t xml:space="preserve"> hosted service name</w:t>
      </w:r>
      <w:r w:rsidR="001C7E4F">
        <w:t>s</w:t>
      </w:r>
      <w:r w:rsidRPr="00B856BD">
        <w:t xml:space="preserve"> or you can use existing ones, in the </w:t>
      </w:r>
      <w:r w:rsidRPr="008571A9">
        <w:rPr>
          <w:b/>
        </w:rPr>
        <w:t>Deploy Package</w:t>
      </w:r>
      <w:r w:rsidRPr="00B856BD">
        <w:t xml:space="preserve"> window of Deployment Tracker.</w:t>
      </w:r>
    </w:p>
    <w:p w:rsidR="000A5DCC" w:rsidRPr="00B856BD" w:rsidRDefault="00F62808" w:rsidP="008571A9">
      <w:pPr>
        <w:pStyle w:val="NumberedList"/>
      </w:pPr>
      <w:r w:rsidRPr="00B856BD">
        <w:t xml:space="preserve">After </w:t>
      </w:r>
      <w:r w:rsidR="000A5DCC" w:rsidRPr="00B856BD">
        <w:t xml:space="preserve">the </w:t>
      </w:r>
      <w:r w:rsidRPr="00B856BD">
        <w:t>storage account and hosted service name</w:t>
      </w:r>
      <w:r w:rsidR="000A5DCC" w:rsidRPr="00B856BD">
        <w:t>s</w:t>
      </w:r>
      <w:r w:rsidRPr="00B856BD">
        <w:t xml:space="preserve"> are in place,</w:t>
      </w:r>
      <w:r w:rsidR="000A5DCC" w:rsidRPr="00B856BD">
        <w:t xml:space="preserve"> the p</w:t>
      </w:r>
      <w:r w:rsidRPr="00B856BD">
        <w:t xml:space="preserve">ackage files are copied into </w:t>
      </w:r>
      <w:r w:rsidR="000A5DCC" w:rsidRPr="00B856BD">
        <w:t xml:space="preserve">the </w:t>
      </w:r>
      <w:r w:rsidRPr="00B856BD">
        <w:t>storage account</w:t>
      </w:r>
      <w:r w:rsidR="000A5DCC" w:rsidRPr="00B856BD">
        <w:t>,</w:t>
      </w:r>
      <w:r w:rsidRPr="00B856BD">
        <w:t xml:space="preserve"> and </w:t>
      </w:r>
      <w:r w:rsidR="000A5DCC" w:rsidRPr="00B856BD">
        <w:t xml:space="preserve">then, </w:t>
      </w:r>
      <w:r w:rsidRPr="00B856BD">
        <w:t xml:space="preserve">from there, </w:t>
      </w:r>
      <w:r w:rsidR="000A5DCC" w:rsidRPr="00B856BD">
        <w:t xml:space="preserve">they are </w:t>
      </w:r>
      <w:r w:rsidRPr="00B856BD">
        <w:t xml:space="preserve">deployed to either </w:t>
      </w:r>
      <w:r w:rsidR="000A5DCC" w:rsidRPr="00B856BD">
        <w:t>the s</w:t>
      </w:r>
      <w:r w:rsidRPr="00B856BD">
        <w:t>taging</w:t>
      </w:r>
      <w:r w:rsidR="000A5DCC" w:rsidRPr="00B856BD">
        <w:t xml:space="preserve"> or p</w:t>
      </w:r>
      <w:r w:rsidRPr="00B856BD">
        <w:t>roduction environment.</w:t>
      </w:r>
      <w:r w:rsidR="000A5DCC" w:rsidRPr="00B856BD">
        <w:t xml:space="preserve"> </w:t>
      </w:r>
    </w:p>
    <w:p w:rsidR="007A546D" w:rsidRPr="00B856BD" w:rsidRDefault="00F62808" w:rsidP="008571A9">
      <w:pPr>
        <w:pStyle w:val="NumberedList"/>
      </w:pPr>
      <w:r w:rsidRPr="00B856BD">
        <w:t xml:space="preserve">After the </w:t>
      </w:r>
      <w:r w:rsidR="000A5DCC" w:rsidRPr="00B856BD">
        <w:t>d</w:t>
      </w:r>
      <w:r w:rsidRPr="00B856BD">
        <w:t xml:space="preserve">eployment process is completed, </w:t>
      </w:r>
      <w:r w:rsidR="000A5DCC" w:rsidRPr="00B856BD">
        <w:t xml:space="preserve">you </w:t>
      </w:r>
      <w:r w:rsidRPr="00B856BD">
        <w:t>can log</w:t>
      </w:r>
      <w:r w:rsidR="000A5DCC" w:rsidRPr="00B856BD">
        <w:t xml:space="preserve"> </w:t>
      </w:r>
      <w:r w:rsidRPr="00B856BD">
        <w:t xml:space="preserve">in to the Windows Azure </w:t>
      </w:r>
      <w:r w:rsidR="000A5DCC" w:rsidRPr="00B856BD">
        <w:t xml:space="preserve">Management </w:t>
      </w:r>
      <w:r w:rsidRPr="00B856BD">
        <w:t xml:space="preserve">Portal </w:t>
      </w:r>
      <w:r w:rsidR="000A5DCC" w:rsidRPr="00B856BD">
        <w:t xml:space="preserve">to verify </w:t>
      </w:r>
      <w:r w:rsidRPr="00B856BD">
        <w:t xml:space="preserve">that </w:t>
      </w:r>
      <w:r w:rsidR="000A5DCC" w:rsidRPr="00B856BD">
        <w:t xml:space="preserve">the </w:t>
      </w:r>
      <w:r w:rsidRPr="00B856BD">
        <w:t xml:space="preserve">application code is running in </w:t>
      </w:r>
      <w:r w:rsidR="000A5DCC" w:rsidRPr="00B856BD">
        <w:t xml:space="preserve">the </w:t>
      </w:r>
      <w:r w:rsidRPr="00B856BD">
        <w:t>hosted service</w:t>
      </w:r>
      <w:r w:rsidR="000A5DCC" w:rsidRPr="00B856BD">
        <w:t>,</w:t>
      </w:r>
      <w:r w:rsidRPr="00B856BD">
        <w:t xml:space="preserve"> as shown in </w:t>
      </w:r>
      <w:r w:rsidR="000A5DCC" w:rsidRPr="00B856BD">
        <w:t xml:space="preserve">the following </w:t>
      </w:r>
      <w:r w:rsidRPr="00B856BD">
        <w:t>figure</w:t>
      </w:r>
      <w:r w:rsidR="000A5DCC" w:rsidRPr="00B856BD">
        <w:t>.</w:t>
      </w:r>
    </w:p>
    <w:p w:rsidR="007A546D" w:rsidRPr="00BB632D" w:rsidRDefault="007A546D" w:rsidP="007A546D">
      <w:pPr>
        <w:pStyle w:val="BodyText"/>
        <w:spacing w:before="0"/>
        <w:ind w:left="1440"/>
        <w:rPr>
          <w:rFonts w:asciiTheme="minorHAnsi" w:hAnsiTheme="minorHAnsi" w:cstheme="minorHAnsi"/>
          <w:sz w:val="10"/>
          <w:szCs w:val="10"/>
        </w:rPr>
      </w:pPr>
    </w:p>
    <w:p w:rsidR="00F62808" w:rsidRPr="00BB632D" w:rsidRDefault="001C0A21" w:rsidP="008571A9">
      <w:pPr>
        <w:pStyle w:val="Art"/>
      </w:pPr>
      <w:r w:rsidRPr="00BB632D">
        <w:rPr>
          <w:noProof/>
        </w:rPr>
        <w:drawing>
          <wp:inline distT="0" distB="0" distL="0" distR="0" wp14:anchorId="01B36E4D" wp14:editId="5B9B3FE3">
            <wp:extent cx="4572000" cy="1271016"/>
            <wp:effectExtent l="19050" t="19050" r="19050" b="24765"/>
            <wp:docPr id="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1271016"/>
                    </a:xfrm>
                    <a:prstGeom prst="rect">
                      <a:avLst/>
                    </a:prstGeom>
                    <a:noFill/>
                    <a:ln>
                      <a:solidFill>
                        <a:schemeClr val="tx1"/>
                      </a:solid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083119" w:rsidRPr="00B856BD" w:rsidRDefault="002471DA" w:rsidP="008571A9">
      <w:pPr>
        <w:pStyle w:val="ParagraphinList"/>
      </w:pPr>
      <w:r w:rsidRPr="00B856BD">
        <w:t xml:space="preserve">If </w:t>
      </w:r>
      <w:r w:rsidR="00F62808" w:rsidRPr="00B856BD">
        <w:t xml:space="preserve">the deployment process fails, </w:t>
      </w:r>
      <w:r w:rsidRPr="00B856BD">
        <w:t xml:space="preserve">you </w:t>
      </w:r>
      <w:r w:rsidR="00F62808" w:rsidRPr="00B856BD">
        <w:t>can view the Deploy Log, Build Log</w:t>
      </w:r>
      <w:r w:rsidRPr="00B856BD">
        <w:t>,</w:t>
      </w:r>
      <w:r w:rsidR="00F62808" w:rsidRPr="00B856BD">
        <w:t xml:space="preserve"> and TF log </w:t>
      </w:r>
      <w:r w:rsidRPr="00B856BD">
        <w:t xml:space="preserve">by </w:t>
      </w:r>
      <w:r w:rsidR="00F62808" w:rsidRPr="00B856BD">
        <w:t>click</w:t>
      </w:r>
      <w:r w:rsidRPr="00B856BD">
        <w:t>ing</w:t>
      </w:r>
      <w:r w:rsidR="00F62808" w:rsidRPr="00B856BD">
        <w:t xml:space="preserve"> </w:t>
      </w:r>
      <w:r w:rsidRPr="00B856BD">
        <w:t xml:space="preserve">a </w:t>
      </w:r>
      <w:r w:rsidR="00F62808" w:rsidRPr="00B856BD">
        <w:t xml:space="preserve">button in </w:t>
      </w:r>
      <w:r w:rsidRPr="00B856BD">
        <w:t xml:space="preserve">the </w:t>
      </w:r>
      <w:r w:rsidR="00F62808" w:rsidRPr="00B856BD">
        <w:rPr>
          <w:b/>
        </w:rPr>
        <w:t>Deploy Package</w:t>
      </w:r>
      <w:r w:rsidR="00F62808" w:rsidRPr="00B856BD">
        <w:t xml:space="preserve"> window.</w:t>
      </w:r>
    </w:p>
    <w:p w:rsidR="00083119" w:rsidRPr="00B856BD" w:rsidRDefault="00083119" w:rsidP="008571A9">
      <w:pPr>
        <w:pStyle w:val="ParagraphinList"/>
      </w:pPr>
      <w:r w:rsidRPr="00B856BD">
        <w:rPr>
          <w:b/>
        </w:rPr>
        <w:t>Note:</w:t>
      </w:r>
      <w:r w:rsidRPr="00B856BD">
        <w:t xml:space="preserve"> Swapping the </w:t>
      </w:r>
      <w:r w:rsidR="002471DA" w:rsidRPr="00B856BD">
        <w:t>a</w:t>
      </w:r>
      <w:r w:rsidRPr="00B856BD">
        <w:t xml:space="preserve">pplication code </w:t>
      </w:r>
      <w:r w:rsidR="002471DA" w:rsidRPr="00B856BD">
        <w:t xml:space="preserve">that is </w:t>
      </w:r>
      <w:r w:rsidRPr="00B856BD">
        <w:t xml:space="preserve">deployed to </w:t>
      </w:r>
      <w:r w:rsidR="002471DA" w:rsidRPr="00B856BD">
        <w:t xml:space="preserve">the </w:t>
      </w:r>
      <w:r w:rsidRPr="00B856BD">
        <w:t xml:space="preserve">hosted service between </w:t>
      </w:r>
      <w:r w:rsidR="002471DA" w:rsidRPr="00B856BD">
        <w:t>the s</w:t>
      </w:r>
      <w:r w:rsidRPr="00B856BD">
        <w:t xml:space="preserve">taging and </w:t>
      </w:r>
      <w:r w:rsidR="002471DA" w:rsidRPr="00B856BD">
        <w:t>p</w:t>
      </w:r>
      <w:r w:rsidRPr="00B856BD">
        <w:t xml:space="preserve">roduction </w:t>
      </w:r>
      <w:r w:rsidR="002471DA" w:rsidRPr="00B856BD">
        <w:t xml:space="preserve">environments </w:t>
      </w:r>
      <w:r w:rsidRPr="00B856BD">
        <w:t xml:space="preserve">is not </w:t>
      </w:r>
      <w:r w:rsidR="00512023" w:rsidRPr="00B856BD">
        <w:t>supported by the tool out of the box</w:t>
      </w:r>
      <w:r w:rsidRPr="00B856BD">
        <w:t xml:space="preserve">. </w:t>
      </w:r>
      <w:r w:rsidR="002471DA" w:rsidRPr="00B856BD">
        <w:t xml:space="preserve">You need </w:t>
      </w:r>
      <w:r w:rsidRPr="00B856BD">
        <w:t>to log</w:t>
      </w:r>
      <w:r w:rsidR="002471DA" w:rsidRPr="00B856BD">
        <w:t xml:space="preserve"> </w:t>
      </w:r>
      <w:r w:rsidRPr="00B856BD">
        <w:t xml:space="preserve">in to </w:t>
      </w:r>
      <w:r w:rsidR="002471DA" w:rsidRPr="00B856BD">
        <w:t xml:space="preserve">the </w:t>
      </w:r>
      <w:r w:rsidR="00512023" w:rsidRPr="00B856BD">
        <w:t xml:space="preserve">Windows </w:t>
      </w:r>
      <w:r w:rsidRPr="00B856BD">
        <w:t xml:space="preserve">Azure </w:t>
      </w:r>
      <w:r w:rsidR="00512023" w:rsidRPr="00B856BD">
        <w:t xml:space="preserve">Management </w:t>
      </w:r>
      <w:r w:rsidRPr="00B856BD">
        <w:t>Portal and carry out</w:t>
      </w:r>
      <w:r w:rsidR="002471DA" w:rsidRPr="00B856BD">
        <w:t xml:space="preserve"> a</w:t>
      </w:r>
      <w:r w:rsidRPr="00B856BD">
        <w:t xml:space="preserve"> </w:t>
      </w:r>
      <w:r w:rsidR="002471DA" w:rsidRPr="00B856BD">
        <w:t>virtual IP (</w:t>
      </w:r>
      <w:r w:rsidRPr="00B856BD">
        <w:t>VIP</w:t>
      </w:r>
      <w:r w:rsidR="002471DA" w:rsidRPr="00B856BD">
        <w:t>)</w:t>
      </w:r>
      <w:r w:rsidRPr="00B856BD">
        <w:t xml:space="preserve"> </w:t>
      </w:r>
      <w:r w:rsidR="002471DA" w:rsidRPr="00B856BD">
        <w:t>s</w:t>
      </w:r>
      <w:r w:rsidRPr="00B856BD">
        <w:t xml:space="preserve">wap. </w:t>
      </w:r>
    </w:p>
    <w:p w:rsidR="00C40387" w:rsidRPr="00B856BD" w:rsidRDefault="00C40387" w:rsidP="008571A9">
      <w:pPr>
        <w:pStyle w:val="ParagraphinList"/>
      </w:pPr>
    </w:p>
    <w:p w:rsidR="00C40387" w:rsidRPr="00BB632D" w:rsidRDefault="002471DA" w:rsidP="008571A9">
      <w:pPr>
        <w:pStyle w:val="Heading3"/>
      </w:pPr>
      <w:bookmarkStart w:id="940" w:name="_Toc330571439"/>
      <w:bookmarkStart w:id="941" w:name="_Toc332983781"/>
      <w:r w:rsidRPr="00BB632D">
        <w:t>To</w:t>
      </w:r>
      <w:r w:rsidR="00F62808" w:rsidRPr="00BB632D">
        <w:t xml:space="preserve"> manage application</w:t>
      </w:r>
      <w:r w:rsidRPr="00BB632D">
        <w:t>-</w:t>
      </w:r>
      <w:r w:rsidR="00F62808" w:rsidRPr="00BB632D">
        <w:t xml:space="preserve">level logs </w:t>
      </w:r>
      <w:r w:rsidRPr="00BB632D">
        <w:t xml:space="preserve">that have </w:t>
      </w:r>
      <w:r w:rsidR="00F62808" w:rsidRPr="00BB632D">
        <w:t xml:space="preserve">error information encountered during </w:t>
      </w:r>
      <w:r w:rsidRPr="00BB632D">
        <w:t xml:space="preserve">the </w:t>
      </w:r>
      <w:r w:rsidR="00F62808" w:rsidRPr="00BB632D">
        <w:t>deployment process</w:t>
      </w:r>
      <w:bookmarkEnd w:id="940"/>
      <w:bookmarkEnd w:id="941"/>
    </w:p>
    <w:p w:rsidR="00F62808" w:rsidRPr="00B856BD" w:rsidRDefault="002471DA" w:rsidP="008571A9">
      <w:r w:rsidRPr="00B856BD">
        <w:t xml:space="preserve">You can use </w:t>
      </w:r>
      <w:r w:rsidR="00F62808" w:rsidRPr="00B856BD">
        <w:rPr>
          <w:b/>
        </w:rPr>
        <w:t xml:space="preserve">Manage </w:t>
      </w:r>
      <w:r w:rsidR="00F73104" w:rsidRPr="00B856BD">
        <w:rPr>
          <w:b/>
        </w:rPr>
        <w:t>L</w:t>
      </w:r>
      <w:r w:rsidR="00F62808" w:rsidRPr="00B856BD">
        <w:rPr>
          <w:b/>
        </w:rPr>
        <w:t>ogs</w:t>
      </w:r>
      <w:r w:rsidR="00F62808" w:rsidRPr="00B856BD">
        <w:t xml:space="preserve"> to view application</w:t>
      </w:r>
      <w:r w:rsidRPr="00B856BD">
        <w:t>-</w:t>
      </w:r>
      <w:r w:rsidR="00F62808" w:rsidRPr="00B856BD">
        <w:t>level errors, information</w:t>
      </w:r>
      <w:r w:rsidRPr="00B856BD">
        <w:t>,</w:t>
      </w:r>
      <w:r w:rsidR="00F62808" w:rsidRPr="00B856BD">
        <w:t xml:space="preserve"> and warnings encountered during deployment process.</w:t>
      </w:r>
    </w:p>
    <w:p w:rsidR="00966D9E" w:rsidRPr="00B856BD" w:rsidRDefault="00966D9E" w:rsidP="008571A9">
      <w:r w:rsidRPr="00B856BD">
        <w:t xml:space="preserve">If </w:t>
      </w:r>
      <w:r w:rsidR="002471DA" w:rsidRPr="00B856BD">
        <w:t xml:space="preserve">the </w:t>
      </w:r>
      <w:r w:rsidRPr="00B856BD">
        <w:t>app</w:t>
      </w:r>
      <w:r w:rsidR="005D6E35" w:rsidRPr="00B856BD">
        <w:t>lication</w:t>
      </w:r>
      <w:r w:rsidRPr="00B856BD">
        <w:t xml:space="preserve"> log itself </w:t>
      </w:r>
      <w:r w:rsidR="002471DA" w:rsidRPr="00B856BD">
        <w:t>does not</w:t>
      </w:r>
      <w:r w:rsidR="005D6E35" w:rsidRPr="00B856BD">
        <w:t xml:space="preserve"> capture the</w:t>
      </w:r>
      <w:r w:rsidR="002471DA" w:rsidRPr="00B856BD">
        <w:t xml:space="preserve"> reason for the</w:t>
      </w:r>
      <w:r w:rsidR="005D6E35" w:rsidRPr="00B856BD">
        <w:t xml:space="preserve"> failure</w:t>
      </w:r>
      <w:r w:rsidR="002471DA" w:rsidRPr="00B856BD">
        <w:t>,</w:t>
      </w:r>
      <w:r w:rsidR="005D6E35" w:rsidRPr="00B856BD">
        <w:t xml:space="preserve"> </w:t>
      </w:r>
      <w:r w:rsidRPr="00B856BD">
        <w:t xml:space="preserve">the exception is written to </w:t>
      </w:r>
      <w:r w:rsidR="002471DA" w:rsidRPr="00B856BD">
        <w:t xml:space="preserve">the </w:t>
      </w:r>
      <w:r w:rsidRPr="00B856BD">
        <w:t xml:space="preserve">system log under </w:t>
      </w:r>
      <w:r w:rsidR="002471DA" w:rsidRPr="00B856BD">
        <w:t xml:space="preserve">the </w:t>
      </w:r>
      <w:r w:rsidRPr="00B856BD">
        <w:t>Application category.</w:t>
      </w:r>
    </w:p>
    <w:p w:rsidR="00F62808" w:rsidRPr="00B856BD" w:rsidRDefault="002471DA" w:rsidP="008571A9">
      <w:pPr>
        <w:rPr>
          <w:noProof/>
        </w:rPr>
      </w:pPr>
      <w:r w:rsidRPr="00B856BD">
        <w:t xml:space="preserve">To manage the logs, start </w:t>
      </w:r>
      <w:r w:rsidR="00F62808" w:rsidRPr="00B856BD">
        <w:t>Deployment Tracker</w:t>
      </w:r>
      <w:r w:rsidRPr="00B856BD">
        <w:t>, and then c</w:t>
      </w:r>
      <w:r w:rsidR="00F62808" w:rsidRPr="00B856BD">
        <w:t xml:space="preserve">lick </w:t>
      </w:r>
      <w:r w:rsidR="00F62808" w:rsidRPr="00B856BD">
        <w:rPr>
          <w:b/>
        </w:rPr>
        <w:t>Manage Logs</w:t>
      </w:r>
      <w:r w:rsidRPr="00B856BD">
        <w:t>.</w:t>
      </w:r>
      <w:r w:rsidRPr="00B856BD">
        <w:rPr>
          <w:noProof/>
        </w:rPr>
        <w:t xml:space="preserve"> The following window appears:</w:t>
      </w:r>
    </w:p>
    <w:p w:rsidR="007A546D" w:rsidRPr="00BB632D" w:rsidRDefault="007A546D" w:rsidP="007A546D">
      <w:pPr>
        <w:pStyle w:val="BodyText"/>
        <w:spacing w:before="0"/>
        <w:rPr>
          <w:rFonts w:asciiTheme="minorHAnsi" w:hAnsiTheme="minorHAnsi" w:cstheme="minorHAnsi"/>
          <w:sz w:val="10"/>
          <w:szCs w:val="10"/>
        </w:rPr>
      </w:pPr>
    </w:p>
    <w:p w:rsidR="003C72F9" w:rsidRPr="00BB632D" w:rsidRDefault="001C0A21" w:rsidP="008571A9">
      <w:pPr>
        <w:pStyle w:val="Art"/>
      </w:pPr>
      <w:r w:rsidRPr="00BB632D">
        <w:rPr>
          <w:noProof/>
        </w:rPr>
        <w:lastRenderedPageBreak/>
        <w:drawing>
          <wp:inline distT="0" distB="0" distL="0" distR="0" wp14:anchorId="46C7AF30" wp14:editId="7598A40B">
            <wp:extent cx="4572000" cy="2386584"/>
            <wp:effectExtent l="19050" t="19050" r="19050" b="13970"/>
            <wp:docPr id="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386584"/>
                    </a:xfrm>
                    <a:prstGeom prst="rect">
                      <a:avLst/>
                    </a:prstGeom>
                    <a:noFill/>
                    <a:ln>
                      <a:solidFill>
                        <a:schemeClr val="tx1"/>
                      </a:solid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bookmarkStart w:id="942" w:name="_Toc330571440"/>
    </w:p>
    <w:p w:rsidR="003C72F9" w:rsidRPr="00BB632D" w:rsidRDefault="002471DA" w:rsidP="008571A9">
      <w:pPr>
        <w:pStyle w:val="Heading3"/>
      </w:pPr>
      <w:bookmarkStart w:id="943" w:name="_Toc332983782"/>
      <w:r w:rsidRPr="00BB632D">
        <w:t>To</w:t>
      </w:r>
      <w:r w:rsidR="003C72F9" w:rsidRPr="00BB632D">
        <w:t xml:space="preserve"> view all </w:t>
      </w:r>
      <w:r w:rsidRPr="00BB632D">
        <w:t xml:space="preserve">of the </w:t>
      </w:r>
      <w:r w:rsidR="003C72F9" w:rsidRPr="00BB632D">
        <w:t>successful</w:t>
      </w:r>
      <w:r w:rsidRPr="00BB632D">
        <w:t xml:space="preserve"> or f</w:t>
      </w:r>
      <w:r w:rsidR="003C72F9" w:rsidRPr="00BB632D">
        <w:t>ailed deployment</w:t>
      </w:r>
      <w:r w:rsidRPr="00BB632D">
        <w:t>s</w:t>
      </w:r>
      <w:bookmarkEnd w:id="942"/>
      <w:r w:rsidRPr="00BB632D">
        <w:t xml:space="preserve"> by a particular person</w:t>
      </w:r>
      <w:bookmarkEnd w:id="943"/>
    </w:p>
    <w:p w:rsidR="003B341E" w:rsidRPr="00B856BD" w:rsidRDefault="003C72F9" w:rsidP="008571A9">
      <w:r w:rsidRPr="00B856BD">
        <w:t xml:space="preserve">Reports tracks all </w:t>
      </w:r>
      <w:r w:rsidR="002471DA" w:rsidRPr="00B856BD">
        <w:t xml:space="preserve">of </w:t>
      </w:r>
      <w:r w:rsidRPr="00B856BD">
        <w:t>the successful</w:t>
      </w:r>
      <w:r w:rsidR="002471DA" w:rsidRPr="00B856BD">
        <w:t xml:space="preserve"> and </w:t>
      </w:r>
      <w:r w:rsidRPr="00B856BD">
        <w:t>failed application deployment</w:t>
      </w:r>
      <w:r w:rsidR="002471DA" w:rsidRPr="00B856BD">
        <w:t>s</w:t>
      </w:r>
      <w:r w:rsidRPr="00B856BD">
        <w:t xml:space="preserve"> </w:t>
      </w:r>
      <w:r w:rsidR="002471DA" w:rsidRPr="00B856BD">
        <w:t xml:space="preserve">that a particular person makes, </w:t>
      </w:r>
      <w:r w:rsidRPr="00B856BD">
        <w:t xml:space="preserve">along with </w:t>
      </w:r>
      <w:r w:rsidR="002471DA" w:rsidRPr="00B856BD">
        <w:t xml:space="preserve">the </w:t>
      </w:r>
      <w:r w:rsidRPr="00B856BD">
        <w:t xml:space="preserve">deployment </w:t>
      </w:r>
      <w:r w:rsidR="003B341E" w:rsidRPr="00B856BD">
        <w:t xml:space="preserve">status </w:t>
      </w:r>
      <w:r w:rsidRPr="00B856BD">
        <w:t xml:space="preserve">(Failed, Deployed, Rollback, and Deploying), </w:t>
      </w:r>
      <w:r w:rsidR="002471DA" w:rsidRPr="00B856BD">
        <w:t>the</w:t>
      </w:r>
      <w:r w:rsidR="003B341E" w:rsidRPr="00B856BD">
        <w:t xml:space="preserve"> target</w:t>
      </w:r>
      <w:r w:rsidR="002471DA" w:rsidRPr="00B856BD">
        <w:t xml:space="preserve"> e</w:t>
      </w:r>
      <w:r w:rsidRPr="00B856BD">
        <w:t xml:space="preserve">nvironment (Staging, Production), </w:t>
      </w:r>
      <w:r w:rsidR="002471DA" w:rsidRPr="00B856BD">
        <w:t>the t</w:t>
      </w:r>
      <w:r w:rsidRPr="00B856BD">
        <w:t xml:space="preserve">imestamp, </w:t>
      </w:r>
      <w:r w:rsidR="002471DA" w:rsidRPr="00B856BD">
        <w:t xml:space="preserve">and the name of the person </w:t>
      </w:r>
      <w:r w:rsidRPr="00B856BD">
        <w:t xml:space="preserve">who </w:t>
      </w:r>
      <w:r w:rsidR="002471DA" w:rsidRPr="00B856BD">
        <w:t xml:space="preserve">tried to </w:t>
      </w:r>
      <w:r w:rsidRPr="00B856BD">
        <w:t>perform the deployment.</w:t>
      </w:r>
    </w:p>
    <w:p w:rsidR="007A546D" w:rsidRPr="00BB632D" w:rsidRDefault="007A546D" w:rsidP="007A546D">
      <w:pPr>
        <w:pStyle w:val="BodyText"/>
        <w:spacing w:before="0"/>
        <w:rPr>
          <w:rFonts w:asciiTheme="minorHAnsi" w:hAnsiTheme="minorHAnsi" w:cstheme="minorHAnsi"/>
          <w:sz w:val="10"/>
          <w:szCs w:val="10"/>
        </w:rPr>
      </w:pPr>
    </w:p>
    <w:p w:rsidR="003C72F9" w:rsidRPr="00BB632D" w:rsidRDefault="001C0A21" w:rsidP="008571A9">
      <w:pPr>
        <w:pStyle w:val="Art"/>
        <w:rPr>
          <w:noProof/>
        </w:rPr>
      </w:pPr>
      <w:r w:rsidRPr="00BB632D">
        <w:rPr>
          <w:noProof/>
        </w:rPr>
        <w:drawing>
          <wp:inline distT="0" distB="0" distL="0" distR="0" wp14:anchorId="664E2FF0" wp14:editId="6091F5EF">
            <wp:extent cx="4572000" cy="2670048"/>
            <wp:effectExtent l="0" t="0" r="0" b="0"/>
            <wp:docPr id="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670048"/>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5022F1" w:rsidRPr="00B856BD" w:rsidRDefault="002471DA" w:rsidP="008571A9">
      <w:r w:rsidRPr="00B856BD">
        <w:t xml:space="preserve">You can use the </w:t>
      </w:r>
      <w:r w:rsidR="003C72F9" w:rsidRPr="00B856BD">
        <w:rPr>
          <w:b/>
        </w:rPr>
        <w:t>Reports</w:t>
      </w:r>
      <w:r w:rsidR="003C72F9" w:rsidRPr="00B856BD">
        <w:t xml:space="preserve"> </w:t>
      </w:r>
      <w:r w:rsidRPr="00B856BD">
        <w:t xml:space="preserve">window </w:t>
      </w:r>
      <w:r w:rsidR="003C72F9" w:rsidRPr="00B856BD">
        <w:t xml:space="preserve">to filter the data </w:t>
      </w:r>
      <w:r w:rsidR="0010049A" w:rsidRPr="00B856BD">
        <w:t>in several ways</w:t>
      </w:r>
      <w:r w:rsidRPr="00B856BD">
        <w:t>,</w:t>
      </w:r>
      <w:r w:rsidR="003C72F9" w:rsidRPr="00B856BD">
        <w:t xml:space="preserve"> </w:t>
      </w:r>
      <w:r w:rsidR="0010049A" w:rsidRPr="00B856BD">
        <w:t xml:space="preserve">including by </w:t>
      </w:r>
      <w:r w:rsidR="003C72F9" w:rsidRPr="00B856BD">
        <w:t>Date, Application name, Environment, Performed by, Status</w:t>
      </w:r>
      <w:r w:rsidR="0010049A" w:rsidRPr="00B856BD">
        <w:t>,</w:t>
      </w:r>
      <w:r w:rsidR="003C72F9" w:rsidRPr="00B856BD">
        <w:t xml:space="preserve"> and Version</w:t>
      </w:r>
      <w:r w:rsidR="0010049A" w:rsidRPr="00B856BD">
        <w:t xml:space="preserve">. </w:t>
      </w:r>
      <w:r w:rsidR="003C72F9" w:rsidRPr="00B856BD">
        <w:t>(</w:t>
      </w:r>
      <w:r w:rsidR="0010049A" w:rsidRPr="00B856BD">
        <w:t>Deployment Tracker maintains the version</w:t>
      </w:r>
      <w:r w:rsidR="003C72F9" w:rsidRPr="00B856BD">
        <w:t xml:space="preserve"> internally for the </w:t>
      </w:r>
      <w:r w:rsidR="0010049A" w:rsidRPr="00B856BD">
        <w:t>r</w:t>
      </w:r>
      <w:r w:rsidR="003C72F9" w:rsidRPr="00B856BD">
        <w:t>ollback mechanism</w:t>
      </w:r>
      <w:r w:rsidR="0010049A" w:rsidRPr="00B856BD">
        <w:t>. The application v</w:t>
      </w:r>
      <w:r w:rsidR="003C72F9" w:rsidRPr="00B856BD">
        <w:t xml:space="preserve">ersion does not </w:t>
      </w:r>
      <w:r w:rsidR="0010049A" w:rsidRPr="00B856BD">
        <w:t xml:space="preserve">appear </w:t>
      </w:r>
      <w:r w:rsidR="003C72F9" w:rsidRPr="00B856BD">
        <w:t xml:space="preserve">in the Windows Azure </w:t>
      </w:r>
      <w:r w:rsidR="0010049A" w:rsidRPr="00B856BD">
        <w:t xml:space="preserve">Management </w:t>
      </w:r>
      <w:r w:rsidR="003C72F9" w:rsidRPr="00B856BD">
        <w:t>Portal.</w:t>
      </w:r>
      <w:r w:rsidR="0010049A" w:rsidRPr="00B856BD">
        <w:t>)</w:t>
      </w:r>
    </w:p>
    <w:p w:rsidR="00F73104" w:rsidRPr="00B856BD" w:rsidRDefault="00F73104" w:rsidP="008571A9"/>
    <w:p w:rsidR="005022F1" w:rsidRPr="00BB632D" w:rsidRDefault="0010049A" w:rsidP="008571A9">
      <w:pPr>
        <w:pStyle w:val="Heading3"/>
      </w:pPr>
      <w:bookmarkStart w:id="944" w:name="_Toc330571441"/>
      <w:bookmarkStart w:id="945" w:name="_Toc332983783"/>
      <w:r w:rsidRPr="00BB632D">
        <w:t>To</w:t>
      </w:r>
      <w:r w:rsidR="005022F1" w:rsidRPr="00BB632D">
        <w:t xml:space="preserve"> </w:t>
      </w:r>
      <w:r w:rsidRPr="00BB632D">
        <w:t>r</w:t>
      </w:r>
      <w:r w:rsidR="005022F1" w:rsidRPr="00BB632D">
        <w:t>oll</w:t>
      </w:r>
      <w:r w:rsidRPr="00BB632D">
        <w:t xml:space="preserve"> </w:t>
      </w:r>
      <w:r w:rsidR="005022F1" w:rsidRPr="00BB632D">
        <w:t xml:space="preserve">back to </w:t>
      </w:r>
      <w:r w:rsidRPr="00BB632D">
        <w:t xml:space="preserve">a </w:t>
      </w:r>
      <w:r w:rsidR="005022F1" w:rsidRPr="00BB632D">
        <w:t xml:space="preserve">previous version of an </w:t>
      </w:r>
      <w:r w:rsidRPr="00BB632D">
        <w:t>a</w:t>
      </w:r>
      <w:r w:rsidR="005022F1" w:rsidRPr="00BB632D">
        <w:t>pplication</w:t>
      </w:r>
      <w:bookmarkEnd w:id="944"/>
      <w:bookmarkEnd w:id="945"/>
    </w:p>
    <w:p w:rsidR="005022F1" w:rsidRPr="00B856BD" w:rsidRDefault="00512023" w:rsidP="008571A9">
      <w:pPr>
        <w:rPr>
          <w:ins w:id="946" w:author="Kelly Vomacka (Evergreen Group)" w:date="2012-08-16T18:20:00Z"/>
        </w:rPr>
      </w:pPr>
      <w:r w:rsidRPr="00B856BD">
        <w:t xml:space="preserve">You can </w:t>
      </w:r>
      <w:r w:rsidR="0010049A" w:rsidRPr="00B856BD">
        <w:t>r</w:t>
      </w:r>
      <w:r w:rsidRPr="00B856BD">
        <w:t>oll</w:t>
      </w:r>
      <w:r w:rsidR="0010049A" w:rsidRPr="00B856BD">
        <w:t xml:space="preserve"> </w:t>
      </w:r>
      <w:r w:rsidRPr="00B856BD">
        <w:t xml:space="preserve">back from the </w:t>
      </w:r>
      <w:r w:rsidRPr="00B856BD">
        <w:rPr>
          <w:b/>
        </w:rPr>
        <w:t>Report</w:t>
      </w:r>
      <w:r w:rsidRPr="00B856BD">
        <w:t xml:space="preserve"> window</w:t>
      </w:r>
      <w:r w:rsidR="005022F1" w:rsidRPr="00B856BD">
        <w:t xml:space="preserve">. </w:t>
      </w:r>
      <w:r w:rsidR="0010049A" w:rsidRPr="00B856BD">
        <w:t>A r</w:t>
      </w:r>
      <w:r w:rsidRPr="00B856BD">
        <w:t>ollback replaces the currently deployed version of the application code with the last successfully deployed version.</w:t>
      </w:r>
    </w:p>
    <w:p w:rsidR="003B341E" w:rsidRPr="00B856BD" w:rsidRDefault="003B341E" w:rsidP="008571A9">
      <w:pPr>
        <w:rPr>
          <w:rFonts w:ascii="Calibri" w:hAnsi="Calibri" w:cs="Calibri"/>
        </w:rPr>
      </w:pPr>
      <w:proofErr w:type="gramStart"/>
      <w:r w:rsidRPr="00B856BD">
        <w:rPr>
          <w:rFonts w:ascii="Calibri" w:hAnsi="Calibri" w:cs="Calibri"/>
        </w:rPr>
        <w:t>Reports also provide</w:t>
      </w:r>
      <w:ins w:id="947" w:author="Kelly Vomacka (Evergreen Group)" w:date="2012-08-16T18:20:00Z">
        <w:r w:rsidRPr="00B856BD">
          <w:rPr>
            <w:rFonts w:ascii="Calibri" w:hAnsi="Calibri" w:cs="Calibri"/>
          </w:rPr>
          <w:t>s</w:t>
        </w:r>
      </w:ins>
      <w:proofErr w:type="gramEnd"/>
      <w:r w:rsidRPr="00B856BD">
        <w:rPr>
          <w:rFonts w:ascii="Calibri" w:hAnsi="Calibri" w:cs="Calibri"/>
        </w:rPr>
        <w:t xml:space="preserve"> a </w:t>
      </w:r>
      <w:del w:id="948" w:author="Kelly Vomacka (Evergreen Group)" w:date="2012-08-16T18:21:00Z">
        <w:r w:rsidRPr="00B856BD" w:rsidDel="003B341E">
          <w:rPr>
            <w:rFonts w:ascii="Calibri" w:hAnsi="Calibri" w:cs="Calibri"/>
          </w:rPr>
          <w:delText xml:space="preserve">mechanism for </w:delText>
        </w:r>
      </w:del>
      <w:ins w:id="949" w:author="Kelly Vomacka (Evergreen Group)" w:date="2012-08-16T18:21:00Z">
        <w:r w:rsidRPr="00B856BD">
          <w:rPr>
            <w:rFonts w:ascii="Calibri" w:hAnsi="Calibri" w:cs="Calibri"/>
          </w:rPr>
          <w:t xml:space="preserve">way to </w:t>
        </w:r>
      </w:ins>
      <w:del w:id="950" w:author="Kelly Vomacka (Evergreen Group)" w:date="2012-08-16T18:21:00Z">
        <w:r w:rsidRPr="00B856BD" w:rsidDel="003B341E">
          <w:rPr>
            <w:rFonts w:ascii="Calibri" w:hAnsi="Calibri" w:cs="Calibri"/>
          </w:rPr>
          <w:delText>R</w:delText>
        </w:r>
      </w:del>
      <w:ins w:id="951" w:author="Kelly Vomacka (Evergreen Group)" w:date="2012-08-16T18:21:00Z">
        <w:r w:rsidRPr="00B856BD">
          <w:rPr>
            <w:rFonts w:ascii="Calibri" w:hAnsi="Calibri" w:cs="Calibri"/>
          </w:rPr>
          <w:t>r</w:t>
        </w:r>
      </w:ins>
      <w:r w:rsidRPr="00B856BD">
        <w:rPr>
          <w:rFonts w:ascii="Calibri" w:hAnsi="Calibri" w:cs="Calibri"/>
        </w:rPr>
        <w:t>oll</w:t>
      </w:r>
      <w:ins w:id="952" w:author="Kelly Vomacka (Evergreen Group)" w:date="2012-08-16T18:21:00Z">
        <w:r w:rsidRPr="00B856BD">
          <w:rPr>
            <w:rFonts w:ascii="Calibri" w:hAnsi="Calibri" w:cs="Calibri"/>
          </w:rPr>
          <w:t xml:space="preserve"> </w:t>
        </w:r>
      </w:ins>
      <w:r w:rsidRPr="00B856BD">
        <w:rPr>
          <w:rFonts w:ascii="Calibri" w:hAnsi="Calibri" w:cs="Calibri"/>
        </w:rPr>
        <w:t xml:space="preserve">back. If </w:t>
      </w:r>
      <w:del w:id="953" w:author="Kelly Vomacka (Evergreen Group)" w:date="2012-08-16T18:21:00Z">
        <w:r w:rsidRPr="00B856BD" w:rsidDel="003B341E">
          <w:rPr>
            <w:rFonts w:ascii="Calibri" w:hAnsi="Calibri" w:cs="Calibri"/>
          </w:rPr>
          <w:delText xml:space="preserve">the Deployment Manager </w:delText>
        </w:r>
      </w:del>
      <w:ins w:id="954" w:author="Kelly Vomacka (Evergreen Group)" w:date="2012-08-16T18:21:00Z">
        <w:r w:rsidRPr="00B856BD">
          <w:rPr>
            <w:rFonts w:ascii="Calibri" w:hAnsi="Calibri" w:cs="Calibri"/>
          </w:rPr>
          <w:t xml:space="preserve">you </w:t>
        </w:r>
      </w:ins>
      <w:r w:rsidRPr="00B856BD">
        <w:rPr>
          <w:rFonts w:ascii="Calibri" w:hAnsi="Calibri" w:cs="Calibri"/>
        </w:rPr>
        <w:t>want</w:t>
      </w:r>
      <w:del w:id="955" w:author="Kelly Vomacka (Evergreen Group)" w:date="2012-08-16T18:21:00Z">
        <w:r w:rsidRPr="00B856BD" w:rsidDel="003B341E">
          <w:rPr>
            <w:rFonts w:ascii="Calibri" w:hAnsi="Calibri" w:cs="Calibri"/>
          </w:rPr>
          <w:delText>s</w:delText>
        </w:r>
      </w:del>
      <w:r w:rsidRPr="00B856BD">
        <w:rPr>
          <w:rFonts w:ascii="Calibri" w:hAnsi="Calibri" w:cs="Calibri"/>
        </w:rPr>
        <w:t xml:space="preserve"> to roll back the current version of a deployed application </w:t>
      </w:r>
      <w:del w:id="956" w:author="Kelly Vomacka (Evergreen Group)" w:date="2012-08-16T18:21:00Z">
        <w:r w:rsidRPr="00B856BD" w:rsidDel="003B341E">
          <w:rPr>
            <w:rFonts w:ascii="Calibri" w:hAnsi="Calibri" w:cs="Calibri"/>
          </w:rPr>
          <w:delText>(</w:delText>
        </w:r>
      </w:del>
      <w:r w:rsidRPr="00B856BD">
        <w:rPr>
          <w:rFonts w:ascii="Calibri" w:hAnsi="Calibri" w:cs="Calibri"/>
        </w:rPr>
        <w:t>to the last successfully deployed version</w:t>
      </w:r>
      <w:del w:id="957" w:author="Kelly Vomacka (Evergreen Group)" w:date="2012-08-16T18:21:00Z">
        <w:r w:rsidRPr="00B856BD" w:rsidDel="003B341E">
          <w:rPr>
            <w:rFonts w:ascii="Calibri" w:hAnsi="Calibri" w:cs="Calibri"/>
          </w:rPr>
          <w:delText>)</w:delText>
        </w:r>
      </w:del>
      <w:r w:rsidRPr="00B856BD">
        <w:rPr>
          <w:rFonts w:ascii="Calibri" w:hAnsi="Calibri" w:cs="Calibri"/>
        </w:rPr>
        <w:t xml:space="preserve">, </w:t>
      </w:r>
      <w:del w:id="958" w:author="Kelly Vomacka (Evergreen Group)" w:date="2012-08-16T18:21:00Z">
        <w:r w:rsidRPr="00B856BD" w:rsidDel="003B341E">
          <w:rPr>
            <w:rFonts w:ascii="Calibri" w:hAnsi="Calibri" w:cs="Calibri"/>
          </w:rPr>
          <w:delText xml:space="preserve">he or she </w:delText>
        </w:r>
      </w:del>
      <w:ins w:id="959" w:author="Kelly Vomacka (Evergreen Group)" w:date="2012-08-16T18:21:00Z">
        <w:r w:rsidRPr="00B856BD">
          <w:rPr>
            <w:rFonts w:ascii="Calibri" w:hAnsi="Calibri" w:cs="Calibri"/>
          </w:rPr>
          <w:t xml:space="preserve">go to </w:t>
        </w:r>
      </w:ins>
      <w:del w:id="960" w:author="Kelly Vomacka (Evergreen Group)" w:date="2012-08-16T18:21:00Z">
        <w:r w:rsidRPr="00B856BD" w:rsidDel="003B341E">
          <w:rPr>
            <w:rFonts w:ascii="Calibri" w:hAnsi="Calibri" w:cs="Calibri"/>
          </w:rPr>
          <w:delText xml:space="preserve">can complete that action from </w:delText>
        </w:r>
      </w:del>
      <w:r w:rsidRPr="00B856BD">
        <w:rPr>
          <w:rFonts w:ascii="Calibri" w:hAnsi="Calibri" w:cs="Calibri"/>
        </w:rPr>
        <w:t xml:space="preserve">the </w:t>
      </w:r>
      <w:del w:id="961" w:author="Kelly Vomacka (Evergreen Group)" w:date="2012-08-16T18:21:00Z">
        <w:r w:rsidRPr="00B856BD" w:rsidDel="003B341E">
          <w:rPr>
            <w:rFonts w:ascii="Calibri" w:hAnsi="Calibri" w:cs="Calibri"/>
          </w:rPr>
          <w:delText>“</w:delText>
        </w:r>
      </w:del>
      <w:r w:rsidRPr="00B856BD">
        <w:rPr>
          <w:rFonts w:ascii="Calibri" w:hAnsi="Calibri" w:cs="Calibri"/>
          <w:b/>
          <w:rPrChange w:id="962" w:author="Kelly Vomacka (Evergreen Group)" w:date="2012-08-16T18:21:00Z">
            <w:rPr>
              <w:rFonts w:ascii="Calibri" w:hAnsi="Calibri" w:cs="Calibri"/>
              <w:sz w:val="18"/>
              <w:szCs w:val="18"/>
            </w:rPr>
          </w:rPrChange>
        </w:rPr>
        <w:t>Rollback</w:t>
      </w:r>
      <w:del w:id="963" w:author="Kelly Vomacka (Evergreen Group)" w:date="2012-08-16T18:21:00Z">
        <w:r w:rsidRPr="00B856BD" w:rsidDel="003B341E">
          <w:rPr>
            <w:rFonts w:ascii="Calibri" w:hAnsi="Calibri" w:cs="Calibri"/>
          </w:rPr>
          <w:delText>”</w:delText>
        </w:r>
      </w:del>
      <w:r w:rsidRPr="00B856BD">
        <w:rPr>
          <w:rFonts w:ascii="Calibri" w:hAnsi="Calibri" w:cs="Calibri"/>
        </w:rPr>
        <w:t xml:space="preserve"> link on the report screen.</w:t>
      </w:r>
    </w:p>
    <w:p w:rsidR="007A546D" w:rsidRPr="00BB632D" w:rsidRDefault="007A546D" w:rsidP="007A546D">
      <w:pPr>
        <w:pStyle w:val="BodyText"/>
        <w:spacing w:before="0"/>
        <w:rPr>
          <w:rFonts w:asciiTheme="minorHAnsi" w:hAnsiTheme="minorHAnsi" w:cstheme="minorHAnsi"/>
          <w:sz w:val="10"/>
          <w:szCs w:val="10"/>
        </w:rPr>
      </w:pPr>
    </w:p>
    <w:p w:rsidR="005022F1" w:rsidRPr="00BB632D" w:rsidRDefault="001C0A21" w:rsidP="008571A9">
      <w:pPr>
        <w:pStyle w:val="Art"/>
        <w:rPr>
          <w:noProof/>
        </w:rPr>
      </w:pPr>
      <w:r w:rsidRPr="00BB632D">
        <w:rPr>
          <w:noProof/>
        </w:rPr>
        <w:drawing>
          <wp:inline distT="0" distB="0" distL="0" distR="0" wp14:anchorId="259987FF" wp14:editId="0E0314CF">
            <wp:extent cx="4572000" cy="2377440"/>
            <wp:effectExtent l="19050" t="19050" r="19050" b="22860"/>
            <wp:docPr id="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0" cy="2377440"/>
                    </a:xfrm>
                    <a:prstGeom prst="rect">
                      <a:avLst/>
                    </a:prstGeom>
                    <a:noFill/>
                    <a:ln>
                      <a:solidFill>
                        <a:schemeClr val="tx1"/>
                      </a:solid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5022F1" w:rsidRPr="00B856BD" w:rsidRDefault="0010049A" w:rsidP="008571A9">
      <w:r w:rsidRPr="00B856BD">
        <w:t>The r</w:t>
      </w:r>
      <w:r w:rsidR="00512023" w:rsidRPr="00B856BD">
        <w:t xml:space="preserve">ollback option is enabled </w:t>
      </w:r>
      <w:r w:rsidRPr="00B856BD">
        <w:t xml:space="preserve">if you have used Deployment Tracker to successfully deploy </w:t>
      </w:r>
      <w:r w:rsidR="00512023" w:rsidRPr="00B856BD">
        <w:t>an earlier version of the application to Windows Azure.</w:t>
      </w:r>
    </w:p>
    <w:p w:rsidR="005022F1" w:rsidRPr="00B856BD" w:rsidRDefault="00512023" w:rsidP="008571A9">
      <w:r w:rsidRPr="00B856BD">
        <w:t xml:space="preserve">For example, as shown in </w:t>
      </w:r>
      <w:r w:rsidR="0010049A" w:rsidRPr="00B856BD">
        <w:t xml:space="preserve">the preceding </w:t>
      </w:r>
      <w:r w:rsidRPr="00B856BD">
        <w:t xml:space="preserve">figure, there has been only one successful deployment of </w:t>
      </w:r>
      <w:r w:rsidR="0010049A" w:rsidRPr="00B856BD">
        <w:t xml:space="preserve">the </w:t>
      </w:r>
      <w:r w:rsidRPr="00B856BD">
        <w:t xml:space="preserve">SampleApp10 application. </w:t>
      </w:r>
      <w:r w:rsidR="0010049A" w:rsidRPr="00B856BD">
        <w:t xml:space="preserve">Because </w:t>
      </w:r>
      <w:r w:rsidRPr="00B856BD">
        <w:t>no previous version has been successfully deployed</w:t>
      </w:r>
      <w:r w:rsidR="00ED0078" w:rsidRPr="00B856BD">
        <w:t xml:space="preserve">, </w:t>
      </w:r>
      <w:r w:rsidR="0010049A" w:rsidRPr="00B856BD">
        <w:t>the r</w:t>
      </w:r>
      <w:r w:rsidR="00ED0078" w:rsidRPr="00B856BD">
        <w:t>ollback option is not available.</w:t>
      </w:r>
    </w:p>
    <w:p w:rsidR="005022F1" w:rsidRPr="00B856BD" w:rsidRDefault="0010049A" w:rsidP="008571A9">
      <w:r w:rsidRPr="00B856BD">
        <w:t xml:space="preserve">But </w:t>
      </w:r>
      <w:r w:rsidR="00ED0078" w:rsidRPr="00B856BD">
        <w:t>there are two successful deployments of SampleApp7</w:t>
      </w:r>
      <w:r w:rsidRPr="00B856BD">
        <w:t>:</w:t>
      </w:r>
      <w:r w:rsidR="00ED0078" w:rsidRPr="00B856BD">
        <w:t xml:space="preserve"> version 1.0 and version 1.1. In this case, you </w:t>
      </w:r>
      <w:r w:rsidRPr="00B856BD">
        <w:t xml:space="preserve">can </w:t>
      </w:r>
      <w:r w:rsidR="00ED0078" w:rsidRPr="00B856BD">
        <w:t>roll</w:t>
      </w:r>
      <w:r w:rsidRPr="00B856BD">
        <w:t xml:space="preserve"> </w:t>
      </w:r>
      <w:r w:rsidR="00ED0078" w:rsidRPr="00B856BD">
        <w:t>back version 1.1 to version 1.0.</w:t>
      </w:r>
    </w:p>
    <w:p w:rsidR="005022F1" w:rsidRPr="00B856BD" w:rsidRDefault="0010049A" w:rsidP="008571A9">
      <w:r w:rsidRPr="00B856BD">
        <w:t xml:space="preserve">If </w:t>
      </w:r>
      <w:r w:rsidR="00ED0078" w:rsidRPr="00B856BD">
        <w:t xml:space="preserve">you click </w:t>
      </w:r>
      <w:r w:rsidR="00ED0078" w:rsidRPr="00B856BD">
        <w:rPr>
          <w:b/>
        </w:rPr>
        <w:t>Rollback</w:t>
      </w:r>
      <w:r w:rsidR="00ED0078" w:rsidRPr="00B856BD">
        <w:t xml:space="preserve">, a </w:t>
      </w:r>
      <w:r w:rsidRPr="00B856BD">
        <w:t xml:space="preserve">window appears </w:t>
      </w:r>
      <w:r w:rsidR="00ED0078" w:rsidRPr="00B856BD">
        <w:t xml:space="preserve">with </w:t>
      </w:r>
      <w:r w:rsidRPr="00B856BD">
        <w:t xml:space="preserve">the </w:t>
      </w:r>
      <w:r w:rsidR="00ED0078" w:rsidRPr="00B856BD">
        <w:t>paths to</w:t>
      </w:r>
      <w:r w:rsidRPr="00B856BD">
        <w:t xml:space="preserve"> the</w:t>
      </w:r>
      <w:r w:rsidR="00ED0078" w:rsidRPr="00B856BD">
        <w:t xml:space="preserve"> .cspkg and cscfg files already populated.  Deployment Tracker uses the reporting data to select the last successfully deployed package files. </w:t>
      </w:r>
      <w:r w:rsidRPr="00B856BD">
        <w:t>M</w:t>
      </w:r>
      <w:r w:rsidR="00ED0078" w:rsidRPr="00B856BD">
        <w:t xml:space="preserve">ake sure </w:t>
      </w:r>
      <w:r w:rsidRPr="00B856BD">
        <w:t xml:space="preserve">that </w:t>
      </w:r>
      <w:r w:rsidR="00ED0078" w:rsidRPr="00B856BD">
        <w:t>the same subscription, storage account, and hosted service are selected for the rollback operation. You can verify the settings by using the Windows Azure Management Portal.</w:t>
      </w:r>
    </w:p>
    <w:p w:rsidR="005022F1" w:rsidRPr="00B856BD" w:rsidRDefault="005022F1" w:rsidP="008571A9">
      <w:pPr>
        <w:rPr>
          <w:b/>
        </w:rPr>
      </w:pPr>
      <w:r w:rsidRPr="00B856BD">
        <w:rPr>
          <w:b/>
        </w:rPr>
        <w:t xml:space="preserve">Note: </w:t>
      </w:r>
      <w:r w:rsidRPr="00B856BD">
        <w:t xml:space="preserve">If </w:t>
      </w:r>
      <w:r w:rsidR="0010049A" w:rsidRPr="00B856BD">
        <w:t xml:space="preserve">you </w:t>
      </w:r>
      <w:r w:rsidRPr="00B856BD">
        <w:t>choose</w:t>
      </w:r>
      <w:r w:rsidR="0010049A" w:rsidRPr="00B856BD">
        <w:t xml:space="preserve"> a</w:t>
      </w:r>
      <w:r w:rsidRPr="00B856BD">
        <w:t xml:space="preserve"> </w:t>
      </w:r>
      <w:r w:rsidR="0010049A" w:rsidRPr="00B856BD">
        <w:t>s</w:t>
      </w:r>
      <w:r w:rsidRPr="00B856BD">
        <w:t xml:space="preserve">ubscription, </w:t>
      </w:r>
      <w:r w:rsidR="0010049A" w:rsidRPr="00B856BD">
        <w:t>l</w:t>
      </w:r>
      <w:r w:rsidRPr="00B856BD">
        <w:t>ocation</w:t>
      </w:r>
      <w:r w:rsidR="0010049A" w:rsidRPr="00B856BD">
        <w:t>,</w:t>
      </w:r>
      <w:r w:rsidRPr="00B856BD">
        <w:t xml:space="preserve"> and </w:t>
      </w:r>
      <w:r w:rsidR="0010049A" w:rsidRPr="00B856BD">
        <w:t>h</w:t>
      </w:r>
      <w:r w:rsidRPr="00B856BD">
        <w:t xml:space="preserve">osted </w:t>
      </w:r>
      <w:r w:rsidR="0010049A" w:rsidRPr="00B856BD">
        <w:t>s</w:t>
      </w:r>
      <w:r w:rsidRPr="00B856BD">
        <w:t xml:space="preserve">ervice other than </w:t>
      </w:r>
      <w:r w:rsidR="0010049A" w:rsidRPr="00B856BD">
        <w:t xml:space="preserve">that </w:t>
      </w:r>
      <w:r w:rsidRPr="00B856BD">
        <w:t>provided for SampleApp7 (version 1.1</w:t>
      </w:r>
      <w:r w:rsidR="003068EE" w:rsidRPr="00B856BD">
        <w:t>)</w:t>
      </w:r>
      <w:r w:rsidR="0010049A" w:rsidRPr="00B856BD">
        <w:t>,</w:t>
      </w:r>
      <w:r w:rsidRPr="00B856BD">
        <w:t xml:space="preserve"> it replaces the application </w:t>
      </w:r>
      <w:r w:rsidR="0010049A" w:rsidRPr="00B856BD">
        <w:t xml:space="preserve">that </w:t>
      </w:r>
      <w:r w:rsidRPr="00B856BD">
        <w:t xml:space="preserve">is running </w:t>
      </w:r>
      <w:r w:rsidR="0010049A" w:rsidRPr="00B856BD">
        <w:t xml:space="preserve">in the </w:t>
      </w:r>
      <w:r w:rsidRPr="00B856BD">
        <w:t xml:space="preserve">specified </w:t>
      </w:r>
      <w:r w:rsidR="0010049A" w:rsidRPr="00B856BD">
        <w:t>s</w:t>
      </w:r>
      <w:r w:rsidRPr="00B856BD">
        <w:t xml:space="preserve">ubscription, </w:t>
      </w:r>
      <w:r w:rsidR="0010049A" w:rsidRPr="00B856BD">
        <w:t>l</w:t>
      </w:r>
      <w:r w:rsidRPr="00B856BD">
        <w:t>ocation</w:t>
      </w:r>
      <w:r w:rsidR="0010049A" w:rsidRPr="00B856BD">
        <w:t>,</w:t>
      </w:r>
      <w:r w:rsidRPr="00B856BD">
        <w:t xml:space="preserve"> and </w:t>
      </w:r>
      <w:r w:rsidR="0010049A" w:rsidRPr="00B856BD">
        <w:t>h</w:t>
      </w:r>
      <w:r w:rsidRPr="00B856BD">
        <w:t xml:space="preserve">osted </w:t>
      </w:r>
      <w:r w:rsidR="0010049A" w:rsidRPr="00B856BD">
        <w:t>s</w:t>
      </w:r>
      <w:r w:rsidRPr="00B856BD">
        <w:t>ervice</w:t>
      </w:r>
      <w:r w:rsidRPr="00B856BD">
        <w:rPr>
          <w:b/>
        </w:rPr>
        <w:t>.</w:t>
      </w:r>
    </w:p>
    <w:p w:rsidR="007A546D" w:rsidRPr="00BB632D" w:rsidRDefault="007A546D" w:rsidP="007A546D">
      <w:pPr>
        <w:pStyle w:val="BodyText"/>
        <w:spacing w:before="0"/>
        <w:rPr>
          <w:rFonts w:asciiTheme="minorHAnsi" w:hAnsiTheme="minorHAnsi" w:cstheme="minorHAnsi"/>
          <w:sz w:val="10"/>
          <w:szCs w:val="10"/>
        </w:rPr>
      </w:pPr>
    </w:p>
    <w:p w:rsidR="005022F1" w:rsidRPr="00BB632D" w:rsidRDefault="001C0A21" w:rsidP="008571A9">
      <w:pPr>
        <w:pStyle w:val="Art"/>
      </w:pPr>
      <w:r w:rsidRPr="00BB632D">
        <w:rPr>
          <w:noProof/>
        </w:rPr>
        <w:lastRenderedPageBreak/>
        <w:drawing>
          <wp:inline distT="0" distB="0" distL="0" distR="0" wp14:anchorId="5A4718EF" wp14:editId="74946C53">
            <wp:extent cx="4572000" cy="2395728"/>
            <wp:effectExtent l="19050" t="19050" r="19050" b="24130"/>
            <wp:docPr id="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2395728"/>
                    </a:xfrm>
                    <a:prstGeom prst="rect">
                      <a:avLst/>
                    </a:prstGeom>
                    <a:noFill/>
                    <a:ln>
                      <a:solidFill>
                        <a:schemeClr val="tx1"/>
                      </a:solid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p>
    <w:p w:rsidR="005022F1" w:rsidRPr="00B856BD" w:rsidRDefault="00F73104" w:rsidP="008571A9">
      <w:r w:rsidRPr="00B856BD">
        <w:t>I</w:t>
      </w:r>
      <w:r w:rsidR="0010049A" w:rsidRPr="00B856BD">
        <w:t xml:space="preserve">f you </w:t>
      </w:r>
      <w:r w:rsidR="005022F1" w:rsidRPr="00B856BD">
        <w:t xml:space="preserve">click </w:t>
      </w:r>
      <w:r w:rsidR="005022F1" w:rsidRPr="00B856BD">
        <w:rPr>
          <w:b/>
        </w:rPr>
        <w:t>Rollback</w:t>
      </w:r>
      <w:r w:rsidR="005022F1" w:rsidRPr="00B856BD">
        <w:t>, SampleApp7</w:t>
      </w:r>
      <w:r w:rsidR="0010049A" w:rsidRPr="00B856BD">
        <w:t xml:space="preserve"> version</w:t>
      </w:r>
      <w:r w:rsidR="005022F1" w:rsidRPr="00B856BD">
        <w:t xml:space="preserve"> 1.2 roll</w:t>
      </w:r>
      <w:r w:rsidR="0010049A" w:rsidRPr="00B856BD">
        <w:t>s</w:t>
      </w:r>
      <w:r w:rsidR="005022F1" w:rsidRPr="00B856BD">
        <w:t xml:space="preserve"> back to SampleApp7 </w:t>
      </w:r>
      <w:r w:rsidR="0010049A" w:rsidRPr="00B856BD">
        <w:t xml:space="preserve">version </w:t>
      </w:r>
      <w:r w:rsidR="005022F1" w:rsidRPr="00B856BD">
        <w:t>1.1.</w:t>
      </w:r>
    </w:p>
    <w:p w:rsidR="007A546D" w:rsidRPr="00BB632D" w:rsidRDefault="007A546D" w:rsidP="007A546D">
      <w:pPr>
        <w:pStyle w:val="BodyText"/>
        <w:spacing w:before="0"/>
        <w:rPr>
          <w:rFonts w:asciiTheme="minorHAnsi" w:hAnsiTheme="minorHAnsi" w:cstheme="minorHAnsi"/>
          <w:sz w:val="10"/>
          <w:szCs w:val="10"/>
        </w:rPr>
      </w:pPr>
    </w:p>
    <w:p w:rsidR="005022F1" w:rsidRPr="00BB632D" w:rsidRDefault="001C0A21" w:rsidP="008571A9">
      <w:pPr>
        <w:pStyle w:val="Art"/>
        <w:rPr>
          <w:sz w:val="18"/>
          <w:szCs w:val="18"/>
        </w:rPr>
      </w:pPr>
      <w:r w:rsidRPr="00BB632D">
        <w:rPr>
          <w:noProof/>
        </w:rPr>
        <w:drawing>
          <wp:inline distT="0" distB="0" distL="0" distR="0" wp14:anchorId="69D9755B" wp14:editId="5678101B">
            <wp:extent cx="4572000" cy="2240280"/>
            <wp:effectExtent l="0" t="0" r="0" b="7620"/>
            <wp:docPr id="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2240280"/>
                    </a:xfrm>
                    <a:prstGeom prst="rect">
                      <a:avLst/>
                    </a:prstGeom>
                    <a:noFill/>
                    <a:ln>
                      <a:noFill/>
                    </a:ln>
                  </pic:spPr>
                </pic:pic>
              </a:graphicData>
            </a:graphic>
          </wp:inline>
        </w:drawing>
      </w:r>
    </w:p>
    <w:p w:rsidR="007A546D" w:rsidRPr="00BB632D" w:rsidRDefault="007A546D" w:rsidP="007A546D">
      <w:pPr>
        <w:pStyle w:val="BodyText"/>
        <w:spacing w:before="0"/>
        <w:rPr>
          <w:rFonts w:asciiTheme="minorHAnsi" w:hAnsiTheme="minorHAnsi" w:cstheme="minorHAnsi"/>
          <w:sz w:val="10"/>
          <w:szCs w:val="10"/>
        </w:rPr>
      </w:pPr>
      <w:bookmarkStart w:id="964" w:name="_Toc330571442"/>
    </w:p>
    <w:p w:rsidR="007505E1" w:rsidRPr="00BB632D" w:rsidRDefault="0010049A" w:rsidP="008571A9">
      <w:pPr>
        <w:pStyle w:val="Heading3"/>
      </w:pPr>
      <w:bookmarkStart w:id="965" w:name="_Toc332983784"/>
      <w:r w:rsidRPr="00BB632D">
        <w:t>To</w:t>
      </w:r>
      <w:r w:rsidR="003C28E4" w:rsidRPr="00BB632D">
        <w:t xml:space="preserve"> </w:t>
      </w:r>
      <w:r w:rsidR="00B77A77" w:rsidRPr="00BB632D">
        <w:t>upgrade</w:t>
      </w:r>
      <w:r w:rsidR="00BC28E3" w:rsidRPr="00BB632D">
        <w:t xml:space="preserve"> </w:t>
      </w:r>
      <w:r w:rsidRPr="00BB632D">
        <w:t xml:space="preserve">an </w:t>
      </w:r>
      <w:r w:rsidR="003C28E4" w:rsidRPr="00BB632D">
        <w:t>already</w:t>
      </w:r>
      <w:r w:rsidRPr="00BB632D">
        <w:t>-</w:t>
      </w:r>
      <w:r w:rsidR="00BC28E3" w:rsidRPr="00BB632D">
        <w:t>deployed application on</w:t>
      </w:r>
      <w:bookmarkEnd w:id="964"/>
      <w:r w:rsidR="003C28E4" w:rsidRPr="00BB632D">
        <w:t xml:space="preserve"> </w:t>
      </w:r>
      <w:r w:rsidRPr="00BB632D">
        <w:t xml:space="preserve">a </w:t>
      </w:r>
      <w:r w:rsidR="003C28E4" w:rsidRPr="00BB632D">
        <w:t>hosted service</w:t>
      </w:r>
      <w:bookmarkEnd w:id="965"/>
    </w:p>
    <w:p w:rsidR="00BC28E3" w:rsidRPr="00B856BD" w:rsidRDefault="000575D8" w:rsidP="008571A9">
      <w:r w:rsidRPr="00B856BD">
        <w:t xml:space="preserve">You can use Deployment Tracker to replace an existing deployment if you update the application code </w:t>
      </w:r>
      <w:r w:rsidR="0010049A" w:rsidRPr="00B856BD">
        <w:t xml:space="preserve">according to the </w:t>
      </w:r>
      <w:r w:rsidRPr="00B856BD">
        <w:t>change</w:t>
      </w:r>
      <w:r w:rsidR="0010049A" w:rsidRPr="00B856BD">
        <w:t>-</w:t>
      </w:r>
      <w:r w:rsidRPr="00B856BD">
        <w:t>management process.</w:t>
      </w:r>
    </w:p>
    <w:p w:rsidR="00D42BC4" w:rsidRPr="00B856BD" w:rsidRDefault="000575D8" w:rsidP="008571A9">
      <w:pPr>
        <w:rPr>
          <w:b/>
        </w:rPr>
      </w:pPr>
      <w:r w:rsidRPr="00B856BD">
        <w:t xml:space="preserve">If </w:t>
      </w:r>
      <w:r w:rsidR="0010049A" w:rsidRPr="00B856BD">
        <w:t xml:space="preserve">the </w:t>
      </w:r>
      <w:r w:rsidRPr="00B856BD">
        <w:t xml:space="preserve">updated application code resides in TFS, you can select the appropriate solution from the </w:t>
      </w:r>
      <w:r w:rsidRPr="00B856BD">
        <w:rPr>
          <w:b/>
        </w:rPr>
        <w:t>Deploy from TFS</w:t>
      </w:r>
      <w:r w:rsidRPr="00B856BD">
        <w:t xml:space="preserve"> tab</w:t>
      </w:r>
      <w:r w:rsidR="0010049A" w:rsidRPr="00B856BD">
        <w:t>,</w:t>
      </w:r>
      <w:r w:rsidRPr="00B856BD">
        <w:t xml:space="preserve"> as documented previously.</w:t>
      </w:r>
    </w:p>
    <w:p w:rsidR="000575D8" w:rsidRPr="00B856BD" w:rsidRDefault="000575D8" w:rsidP="008571A9">
      <w:r w:rsidRPr="00B856BD">
        <w:t xml:space="preserve">Alternatively, you can generate package files from Visual Studio and </w:t>
      </w:r>
      <w:r w:rsidR="0010049A" w:rsidRPr="00B856BD">
        <w:t xml:space="preserve">then </w:t>
      </w:r>
      <w:r w:rsidRPr="00B856BD">
        <w:t xml:space="preserve">specify the file paths from the </w:t>
      </w:r>
      <w:r w:rsidRPr="00B856BD">
        <w:rPr>
          <w:b/>
        </w:rPr>
        <w:t>Deploy from Local Package</w:t>
      </w:r>
      <w:r w:rsidRPr="00B856BD">
        <w:t xml:space="preserve"> tab.</w:t>
      </w:r>
    </w:p>
    <w:p w:rsidR="003B341E" w:rsidRPr="00B856BD" w:rsidRDefault="00D42BC4" w:rsidP="008571A9">
      <w:r w:rsidRPr="00B856BD">
        <w:t>In either case</w:t>
      </w:r>
      <w:ins w:id="966" w:author="Kelly Vomacka (Evergreen Group)" w:date="2012-08-16T18:22:00Z">
        <w:r w:rsidR="003B341E" w:rsidRPr="00B856BD">
          <w:t>,</w:t>
        </w:r>
      </w:ins>
      <w:r w:rsidRPr="00B856BD">
        <w:t xml:space="preserve"> </w:t>
      </w:r>
      <w:r w:rsidR="000575D8" w:rsidRPr="00B856BD">
        <w:t>you need</w:t>
      </w:r>
      <w:r w:rsidRPr="00B856BD">
        <w:t xml:space="preserve"> to provide </w:t>
      </w:r>
      <w:ins w:id="967" w:author="Kelly Vomacka (Evergreen Group)" w:date="2012-08-16T18:22:00Z">
        <w:r w:rsidR="003B341E" w:rsidRPr="00B856BD">
          <w:t xml:space="preserve">the </w:t>
        </w:r>
      </w:ins>
      <w:r w:rsidRPr="00B856BD">
        <w:t xml:space="preserve">same subscription, </w:t>
      </w:r>
      <w:del w:id="968" w:author="Kelly Vomacka (Evergreen Group)" w:date="2012-08-16T18:23:00Z">
        <w:r w:rsidR="000575D8" w:rsidRPr="00B856BD" w:rsidDel="003B341E">
          <w:delText>storage account</w:delText>
        </w:r>
      </w:del>
      <w:ins w:id="969" w:author="Kelly Vomacka (Evergreen Group)" w:date="2012-08-16T18:23:00Z">
        <w:r w:rsidR="003B341E" w:rsidRPr="00B856BD">
          <w:t>location</w:t>
        </w:r>
      </w:ins>
      <w:r w:rsidR="0010049A" w:rsidRPr="00B856BD">
        <w:t>,</w:t>
      </w:r>
      <w:r w:rsidR="000575D8" w:rsidRPr="00B856BD">
        <w:t xml:space="preserve"> </w:t>
      </w:r>
      <w:r w:rsidRPr="00B856BD">
        <w:t>and hosted service name</w:t>
      </w:r>
      <w:r w:rsidR="000575D8" w:rsidRPr="00B856BD">
        <w:t>s</w:t>
      </w:r>
      <w:r w:rsidRPr="00B856BD">
        <w:t xml:space="preserve"> </w:t>
      </w:r>
      <w:r w:rsidR="0010049A" w:rsidRPr="00B856BD">
        <w:t xml:space="preserve">that </w:t>
      </w:r>
      <w:r w:rsidR="000575D8" w:rsidRPr="00B856BD">
        <w:t xml:space="preserve">the </w:t>
      </w:r>
      <w:r w:rsidRPr="00B856BD">
        <w:t xml:space="preserve">current version of </w:t>
      </w:r>
      <w:r w:rsidR="000575D8" w:rsidRPr="00B856BD">
        <w:t xml:space="preserve">the </w:t>
      </w:r>
      <w:r w:rsidRPr="00B856BD">
        <w:t>application</w:t>
      </w:r>
      <w:r w:rsidR="0010049A" w:rsidRPr="00B856BD">
        <w:t xml:space="preserve"> uses</w:t>
      </w:r>
      <w:r w:rsidRPr="00B856BD">
        <w:t xml:space="preserve">. </w:t>
      </w:r>
      <w:r w:rsidR="000575D8" w:rsidRPr="00B856BD">
        <w:t xml:space="preserve">You can obtain this information </w:t>
      </w:r>
      <w:del w:id="970" w:author="Kelly Vomacka (Evergreen Group)" w:date="2012-08-16T18:23:00Z">
        <w:r w:rsidR="000575D8" w:rsidRPr="00B856BD" w:rsidDel="003B341E">
          <w:delText xml:space="preserve">from </w:delText>
        </w:r>
      </w:del>
      <w:ins w:id="971" w:author="Kelly Vomacka (Evergreen Group)" w:date="2012-08-16T18:23:00Z">
        <w:r w:rsidR="003B341E" w:rsidRPr="00B856BD">
          <w:t xml:space="preserve">by logging in to </w:t>
        </w:r>
      </w:ins>
      <w:r w:rsidR="0010049A" w:rsidRPr="00B856BD">
        <w:t xml:space="preserve">the </w:t>
      </w:r>
      <w:r w:rsidR="000575D8" w:rsidRPr="00B856BD">
        <w:t>Windows Azure Management Portal.</w:t>
      </w:r>
    </w:p>
    <w:sectPr w:rsidR="003B341E" w:rsidRPr="00B856BD" w:rsidSect="007B38CD">
      <w:headerReference w:type="default" r:id="rId39"/>
      <w:footnotePr>
        <w:numRestart w:val="eachPage"/>
      </w:footnotePr>
      <w:pgSz w:w="12240" w:h="15840" w:code="1"/>
      <w:pgMar w:top="1440" w:right="1800" w:bottom="1440" w:left="1800" w:header="720" w:footer="144" w:gutter="0"/>
      <w:pgNumType w:start="1"/>
      <w:cols w:space="720"/>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6" w:author="Kelly Vomacka (Evergreen Group)" w:date="2012-08-22T10:27:00Z" w:initials="kv">
    <w:p w:rsidR="009A4E20" w:rsidRDefault="009A4E20">
      <w:pPr>
        <w:pStyle w:val="CommentText"/>
      </w:pPr>
      <w:bookmarkStart w:id="57" w:name="_GoBack"/>
      <w:bookmarkEnd w:id="57"/>
      <w:r>
        <w:rPr>
          <w:rStyle w:val="CommentReference"/>
        </w:rPr>
        <w:annotationRef/>
      </w:r>
      <w:r>
        <w:t>Chandra had this originally. Ken removed it but Everett did not. Keep?</w:t>
      </w:r>
    </w:p>
    <w:p w:rsidR="00BA5218" w:rsidRDefault="00BA5218">
      <w:pPr>
        <w:pStyle w:val="CommentText"/>
      </w:pPr>
    </w:p>
    <w:p w:rsidR="00BA5218" w:rsidRDefault="00BA5218">
      <w:pPr>
        <w:pStyle w:val="CommentText"/>
      </w:pPr>
      <w:r>
        <w:t>&lt;EY&gt; The tool has references to libraries shipped by SDK.  Code requires maintenance to be sure it is compatible with future SDK versions.  This is a concern.  IMO we should not be tied to one version of SDK only.</w:t>
      </w:r>
    </w:p>
  </w:comment>
  <w:comment w:id="70" w:author="Kelly Vomacka (Evergreen Group)" w:date="2012-08-22T10:24:00Z" w:initials="kv">
    <w:p w:rsidR="009A4E20" w:rsidRDefault="009A4E20">
      <w:pPr>
        <w:pStyle w:val="CommentText"/>
      </w:pPr>
      <w:r>
        <w:rPr>
          <w:rStyle w:val="CommentReference"/>
        </w:rPr>
        <w:annotationRef/>
      </w:r>
      <w:r>
        <w:t>Chandra had this originally. Ken removed it but Everett did not. Keep?</w:t>
      </w:r>
      <w:r w:rsidR="00BA5218">
        <w:t xml:space="preserve">  </w:t>
      </w:r>
    </w:p>
    <w:p w:rsidR="00BA5218" w:rsidRDefault="00BA5218">
      <w:pPr>
        <w:pStyle w:val="CommentText"/>
      </w:pPr>
    </w:p>
    <w:p w:rsidR="00BA5218" w:rsidRDefault="00BA5218">
      <w:pPr>
        <w:pStyle w:val="CommentText"/>
      </w:pPr>
      <w:r>
        <w:t xml:space="preserve">&lt;EY&gt;It is easier to run the tool as admin.  Ran into a few permission issues when I did not.  </w:t>
      </w:r>
    </w:p>
  </w:comment>
  <w:comment w:id="74" w:author="Ken Channon" w:date="2012-08-16T17:25:00Z" w:initials="KC">
    <w:p w:rsidR="009A4E20" w:rsidRDefault="009A4E20" w:rsidP="00DC2D7A">
      <w:pPr>
        <w:pStyle w:val="CommentText"/>
      </w:pPr>
      <w:r>
        <w:rPr>
          <w:rStyle w:val="CommentReference"/>
        </w:rPr>
        <w:annotationRef/>
      </w:r>
      <w:r>
        <w:t>We need a section on how the application is architected.  This would be helpful to customers that want to enhance app to add functionality or integrate with different ALM</w:t>
      </w:r>
    </w:p>
  </w:comment>
  <w:comment w:id="77" w:author="Ken Channon" w:date="2012-08-16T17:25:00Z" w:initials="KC">
    <w:p w:rsidR="009A4E20" w:rsidRDefault="009A4E20" w:rsidP="00DC2D7A">
      <w:pPr>
        <w:pStyle w:val="CommentText"/>
      </w:pPr>
      <w:r>
        <w:rPr>
          <w:rStyle w:val="CommentReference"/>
        </w:rPr>
        <w:annotationRef/>
      </w:r>
      <w:r>
        <w:t>We need a short section that describes how to obtain the code from codeplex and build .exe</w:t>
      </w:r>
    </w:p>
  </w:comment>
  <w:comment w:id="634" w:author="Kelly Vomacka (Evergreen Group)" w:date="2012-08-16T17:25:00Z" w:initials="kv">
    <w:p w:rsidR="009A4E20" w:rsidRDefault="009A4E20">
      <w:pPr>
        <w:pStyle w:val="CommentText"/>
      </w:pPr>
      <w:r>
        <w:rPr>
          <w:rStyle w:val="CommentReference"/>
        </w:rPr>
        <w:annotationRef/>
      </w:r>
      <w:r>
        <w:t>Okay to delete this word? It doesn’t match what’s in the graphic.</w:t>
      </w:r>
    </w:p>
  </w:comment>
  <w:comment w:id="644" w:author="Kelly Vomacka (Evergreen Group)" w:date="2012-08-16T17:25:00Z" w:initials="kv">
    <w:p w:rsidR="009A4E20" w:rsidRDefault="009A4E20">
      <w:pPr>
        <w:pStyle w:val="CommentText"/>
      </w:pPr>
      <w:r>
        <w:rPr>
          <w:rStyle w:val="CommentReference"/>
        </w:rPr>
        <w:annotationRef/>
      </w:r>
      <w:r>
        <w:t>Same, okay to delete this word?</w:t>
      </w:r>
    </w:p>
  </w:comment>
  <w:comment w:id="658" w:author="Ken Channon" w:date="2012-08-16T17:25:00Z" w:initials="KC">
    <w:p w:rsidR="009A4E20" w:rsidRDefault="009A4E20" w:rsidP="00AE27AD">
      <w:pPr>
        <w:pStyle w:val="CommentText"/>
      </w:pPr>
      <w:r>
        <w:rPr>
          <w:rStyle w:val="CommentReference"/>
        </w:rPr>
        <w:annotationRef/>
      </w:r>
      <w:r>
        <w:t>Does this have to be a .sdf or can it be any sql db?</w:t>
      </w:r>
    </w:p>
  </w:comment>
  <w:comment w:id="692" w:author="Kelly Vomacka (Evergreen Group)" w:date="2012-08-16T17:25:00Z" w:initials="kv">
    <w:p w:rsidR="009A4E20" w:rsidRDefault="009A4E20">
      <w:pPr>
        <w:pStyle w:val="CommentText"/>
      </w:pPr>
      <w:r>
        <w:rPr>
          <w:rStyle w:val="CommentReference"/>
        </w:rPr>
        <w:annotationRef/>
      </w:r>
      <w:r>
        <w:t xml:space="preserve">Please change all graphics in the doc so they do not use a real domain or user name (FAREAST\chanpa, FAREAST\kayyagar). Must use a fictitious name instead, from here: </w:t>
      </w:r>
      <w:hyperlink r:id="rId1" w:history="1">
        <w:r w:rsidRPr="00CC6D65">
          <w:rPr>
            <w:rStyle w:val="Hyperlink"/>
          </w:rPr>
          <w:t>http://lcaweb/CTP/Trademarks/Pages/FictitiousNames.aspx</w:t>
        </w:r>
      </w:hyperlink>
      <w:r>
        <w:t>. Please also make sure the server name is fake (mcsvstf).</w:t>
      </w:r>
    </w:p>
  </w:comment>
  <w:comment w:id="693" w:author="Everett Yang" w:date="2012-08-16T17:25:00Z" w:initials="EY">
    <w:p w:rsidR="009A4E20" w:rsidRDefault="009A4E20">
      <w:pPr>
        <w:pStyle w:val="CommentText"/>
      </w:pPr>
      <w:r>
        <w:rPr>
          <w:rStyle w:val="CommentReference"/>
        </w:rPr>
        <w:annotationRef/>
      </w:r>
      <w:r>
        <w:t>Can we simply block the names out?  These values are pulled back from TFS and I don’t think we can get fake names inserted into the server without failing validation.</w:t>
      </w:r>
    </w:p>
  </w:comment>
  <w:comment w:id="694" w:author="Kelly Vomacka (Evergreen Group)" w:date="2012-08-16T17:25:00Z" w:initials="kv">
    <w:p w:rsidR="009A4E20" w:rsidRDefault="009A4E20">
      <w:pPr>
        <w:pStyle w:val="CommentText"/>
      </w:pPr>
      <w:r>
        <w:rPr>
          <w:rStyle w:val="CommentReference"/>
        </w:rPr>
        <w:annotationRef/>
      </w:r>
      <w:r>
        <w:t>Yes, that’s fine. Or we can paste a fake name over the real one, so the graphic still shows essentially what the user will see. Do you want me to take care of this, or you?</w:t>
      </w:r>
    </w:p>
  </w:comment>
  <w:comment w:id="817" w:author="Chandrakala Patil" w:date="2012-08-16T17:25:00Z" w:initials="CP">
    <w:p w:rsidR="009A4E20" w:rsidRDefault="009A4E20">
      <w:pPr>
        <w:pStyle w:val="CommentText"/>
      </w:pPr>
      <w:r>
        <w:rPr>
          <w:rStyle w:val="CommentReference"/>
        </w:rPr>
        <w:annotationRef/>
      </w:r>
      <w:r>
        <w:t>I felt somewhere we need to specify these instructions in the document since not adhering to these rules, User will see Deployment tracker tool failing to creating storage account and hosted service name and may not be able to trace the reason for failure.</w:t>
      </w:r>
    </w:p>
    <w:p w:rsidR="009A4E20" w:rsidRDefault="009A4E20">
      <w:pPr>
        <w:pStyle w:val="CommentText"/>
      </w:pPr>
      <w:r>
        <w:t>Moreover I could not see any specific online link which lists these instructions.</w:t>
      </w:r>
    </w:p>
  </w:comment>
  <w:comment w:id="818" w:author="Everett Yang" w:date="2012-08-16T17:25:00Z" w:initials="EY">
    <w:p w:rsidR="009A4E20" w:rsidRDefault="009A4E20">
      <w:pPr>
        <w:pStyle w:val="CommentText"/>
      </w:pPr>
      <w:r>
        <w:rPr>
          <w:rStyle w:val="CommentReference"/>
        </w:rPr>
        <w:annotationRef/>
      </w:r>
      <w:r>
        <w:t>Not sure if we need to include instruction on how to create a storage account and hosted service.  We may be able to just include links to Azure online content here for more comprehensive info on Windows Azure configuration.</w:t>
      </w:r>
    </w:p>
    <w:p w:rsidR="009A4E20" w:rsidRDefault="009A4E20">
      <w:pPr>
        <w:pStyle w:val="CommentText"/>
      </w:pPr>
    </w:p>
    <w:p w:rsidR="009A4E20" w:rsidRDefault="009A4E20">
      <w:pPr>
        <w:pStyle w:val="CommentText"/>
      </w:pPr>
      <w:r>
        <w:t>For the documentation, we can point out that user can select hosted service and storage account for a specific subscription.</w:t>
      </w:r>
    </w:p>
  </w:comment>
  <w:comment w:id="820" w:author="Ken Channon" w:date="2012-08-22T10:55:00Z" w:initials="KC">
    <w:p w:rsidR="009A4E20" w:rsidRDefault="009A4E20" w:rsidP="00432AE0">
      <w:pPr>
        <w:pStyle w:val="CommentText"/>
      </w:pPr>
      <w:r>
        <w:rPr>
          <w:rStyle w:val="CommentReference"/>
        </w:rPr>
        <w:annotationRef/>
      </w:r>
      <w:r>
        <w:t>Are environments always staging or production, or are the configurable to any name?</w:t>
      </w:r>
    </w:p>
    <w:p w:rsidR="007264CF" w:rsidRDefault="007264CF" w:rsidP="00432AE0">
      <w:pPr>
        <w:pStyle w:val="CommentText"/>
      </w:pPr>
    </w:p>
    <w:p w:rsidR="007264CF" w:rsidRDefault="007264CF" w:rsidP="00432AE0">
      <w:pPr>
        <w:pStyle w:val="CommentText"/>
      </w:pPr>
      <w:r>
        <w:t>&lt;EY</w:t>
      </w:r>
      <w:proofErr w:type="gramStart"/>
      <w:r>
        <w:t>&gt;  not</w:t>
      </w:r>
      <w:proofErr w:type="gramEnd"/>
      <w:r>
        <w:t xml:space="preserve"> configurable at this point.  Production and Staging are hard coded in many places throughout the management portal.</w:t>
      </w:r>
    </w:p>
  </w:comment>
  <w:comment w:id="857" w:author="Everett Yang" w:date="2012-08-16T17:25:00Z" w:initials="EY">
    <w:p w:rsidR="009A4E20" w:rsidRDefault="009A4E20" w:rsidP="00D70BE5">
      <w:pPr>
        <w:pStyle w:val="CommentText"/>
      </w:pPr>
      <w:r>
        <w:rPr>
          <w:rStyle w:val="CommentReference"/>
        </w:rPr>
        <w:annotationRef/>
      </w:r>
      <w:r>
        <w:t>In general I think it may be better to use Windows Azure instead of ‘cloud’ since we are targeting specific cloud environment.</w:t>
      </w:r>
    </w:p>
  </w:comment>
  <w:comment w:id="858" w:author="Kelly Vomacka (Evergreen Group)" w:date="2012-08-22T17:30:00Z" w:initials="kv">
    <w:p w:rsidR="009A4E20" w:rsidRDefault="009A4E20">
      <w:pPr>
        <w:pStyle w:val="CommentText"/>
      </w:pPr>
      <w:r>
        <w:rPr>
          <w:rStyle w:val="CommentReference"/>
        </w:rPr>
        <w:annotationRef/>
      </w:r>
      <w:r>
        <w:t>Ken changed some instances to “the cloud,” so I’m not sure what to do. Please decide between yourselves which is better and either change all instances throughout, or send back to me to do it. Thanks.</w:t>
      </w:r>
    </w:p>
    <w:p w:rsidR="007264CF" w:rsidRDefault="007264CF">
      <w:pPr>
        <w:pStyle w:val="CommentText"/>
      </w:pPr>
    </w:p>
    <w:p w:rsidR="007264CF" w:rsidRDefault="007264CF">
      <w:pPr>
        <w:pStyle w:val="CommentText"/>
      </w:pPr>
      <w:r>
        <w:t>&lt;EY&gt;After reading through it again, there are places we want to emphasize ‘cloud’ being the destination.  Maybe we don’t have to stick to one as I originally thought.</w:t>
      </w:r>
    </w:p>
    <w:p w:rsidR="001C7E4F" w:rsidRDefault="001C7E4F">
      <w:pPr>
        <w:pStyle w:val="CommentText"/>
      </w:pPr>
    </w:p>
    <w:p w:rsidR="001C7E4F" w:rsidRDefault="001C7E4F">
      <w:pPr>
        <w:pStyle w:val="CommentText"/>
      </w:pPr>
      <w:r>
        <w:t>&lt;KV&gt; I’m going to leave as is then, but feel free to change as necessary. Just don’t use “Azure” by itself—it’s always “Windows Azure.”</w:t>
      </w:r>
    </w:p>
  </w:comment>
  <w:comment w:id="906" w:author="Kelly Vomacka (Evergreen Group)" w:date="2012-08-16T17:25:00Z" w:initials="kv">
    <w:p w:rsidR="009A4E20" w:rsidRDefault="009A4E20">
      <w:pPr>
        <w:pStyle w:val="CommentText"/>
      </w:pPr>
      <w:r>
        <w:rPr>
          <w:rStyle w:val="CommentReference"/>
        </w:rPr>
        <w:annotationRef/>
      </w:r>
      <w:r>
        <w:t>Nifty that you got the icons in here!</w:t>
      </w:r>
    </w:p>
  </w:comment>
  <w:comment w:id="910" w:author="Ken Channon" w:date="2012-08-22T11:05:00Z" w:initials="KC">
    <w:p w:rsidR="009A4E20" w:rsidRDefault="009A4E20" w:rsidP="00B91BB8">
      <w:pPr>
        <w:pStyle w:val="CommentText"/>
      </w:pPr>
      <w:r>
        <w:rPr>
          <w:rStyle w:val="CommentReference"/>
        </w:rPr>
        <w:annotationRef/>
      </w:r>
      <w:r>
        <w:t>Not understanding this section, hasn’t environment been set.  What are we trying to say here?</w:t>
      </w:r>
    </w:p>
    <w:p w:rsidR="00B32E38" w:rsidRDefault="00B32E38" w:rsidP="00B91BB8">
      <w:pPr>
        <w:pStyle w:val="CommentText"/>
      </w:pPr>
    </w:p>
    <w:p w:rsidR="00B32E38" w:rsidRDefault="00B32E38" w:rsidP="00B91BB8">
      <w:pPr>
        <w:pStyle w:val="CommentText"/>
      </w:pPr>
      <w:r>
        <w:t>&lt;EY&gt;My understanding is that Chandra wanted to describe the 2</w:t>
      </w:r>
      <w:r w:rsidRPr="00B32E38">
        <w:rPr>
          <w:vertAlign w:val="superscript"/>
        </w:rPr>
        <w:t>nd</w:t>
      </w:r>
      <w:r>
        <w:t xml:space="preserve"> portion of Deploy process which can be deployment into either staging or production slot, depending on which was selected during configuration.    We can simply just say ‘target environment’ though.</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627E" w:rsidRDefault="00DC627E">
      <w:r>
        <w:separator/>
      </w:r>
    </w:p>
  </w:endnote>
  <w:endnote w:type="continuationSeparator" w:id="0">
    <w:p w:rsidR="00DC627E" w:rsidRDefault="00DC6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w:panose1 w:val="000B0500000000000000"/>
    <w:charset w:val="00"/>
    <w:family w:val="swiss"/>
    <w:pitch w:val="variable"/>
    <w:sig w:usb0="A00002AF" w:usb1="4000205B" w:usb2="00000000" w:usb3="00000000" w:csb0="0000009F" w:csb1="00000000"/>
  </w:font>
  <w:font w:name="Calibri">
    <w:panose1 w:val="020F0502020204030204"/>
    <w:charset w:val="00"/>
    <w:family w:val="swiss"/>
    <w:pitch w:val="variable"/>
    <w:sig w:usb0="E10002FF" w:usb1="4000ACFF" w:usb2="00000009" w:usb3="00000000" w:csb0="0000019F" w:csb1="00000000"/>
  </w:font>
  <w:font w:name="Segoe Semibold">
    <w:panose1 w:val="000B0500000000000000"/>
    <w:charset w:val="00"/>
    <w:family w:val="swiss"/>
    <w:pitch w:val="variable"/>
    <w:sig w:usb0="A00002AF"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Sans Typewriter">
    <w:panose1 w:val="020B0509030504030204"/>
    <w:charset w:val="00"/>
    <w:family w:val="modern"/>
    <w:pitch w:val="fixed"/>
    <w:sig w:usb0="00000003" w:usb1="00000000" w:usb2="00000000" w:usb3="00000000" w:csb0="00000001" w:csb1="00000000"/>
  </w:font>
  <w:font w:name="Segoe Condensed">
    <w:panose1 w:val="000B0500000000000000"/>
    <w:charset w:val="00"/>
    <w:family w:val="swiss"/>
    <w:pitch w:val="variable"/>
    <w:sig w:usb0="A00002AF" w:usb1="4000205B" w:usb2="00000000" w:usb3="00000000" w:csb0="0000009F" w:csb1="00000000"/>
  </w:font>
  <w:font w:name="Segoe Light">
    <w:panose1 w:val="000B0500000000000000"/>
    <w:charset w:val="00"/>
    <w:family w:val="swiss"/>
    <w:pitch w:val="variable"/>
    <w:sig w:usb0="A00002AF" w:usb1="4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627E" w:rsidRDefault="00DC627E">
      <w:r>
        <w:separator/>
      </w:r>
    </w:p>
  </w:footnote>
  <w:footnote w:type="continuationSeparator" w:id="0">
    <w:p w:rsidR="00DC627E" w:rsidRDefault="00DC62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4E20" w:rsidRPr="009A4E20" w:rsidRDefault="007F0164" w:rsidP="009A4E20">
    <w:pPr>
      <w:pStyle w:val="Header"/>
    </w:pPr>
    <w:r>
      <w:fldChar w:fldCharType="begin"/>
    </w:r>
    <w:r>
      <w:instrText xml:space="preserve"> TITLE  \* MERGEFORMAT </w:instrText>
    </w:r>
    <w:r>
      <w:fldChar w:fldCharType="separate"/>
    </w:r>
    <w:r w:rsidR="0082155C">
      <w:t xml:space="preserve">Windows Azure Deployment </w:t>
    </w:r>
    <w:proofErr w:type="gramStart"/>
    <w:r w:rsidR="0082155C">
      <w:t>Tracker  User</w:t>
    </w:r>
    <w:proofErr w:type="gramEnd"/>
    <w:r w:rsidR="0082155C">
      <w:t xml:space="preserve"> Manual</w:t>
    </w:r>
    <w:r>
      <w:fldChar w:fldCharType="end"/>
    </w:r>
    <w:r w:rsidR="009A4E20" w:rsidRPr="009A4E20">
      <w:tab/>
    </w:r>
    <w:r w:rsidR="009A4E20" w:rsidRPr="009A4E20">
      <w:tab/>
    </w:r>
    <w:r w:rsidR="009A4E20" w:rsidRPr="009A4E20">
      <w:fldChar w:fldCharType="begin"/>
    </w:r>
    <w:r w:rsidR="009A4E20" w:rsidRPr="009A4E20">
      <w:instrText xml:space="preserve"> PAGE   \* MERGEFORMAT </w:instrText>
    </w:r>
    <w:r w:rsidR="009A4E20" w:rsidRPr="009A4E20">
      <w:fldChar w:fldCharType="separate"/>
    </w:r>
    <w:r w:rsidR="001C7E4F">
      <w:rPr>
        <w:noProof/>
      </w:rPr>
      <w:t>2</w:t>
    </w:r>
    <w:r w:rsidR="009A4E20" w:rsidRPr="009A4E20">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08062B2"/>
    <w:lvl w:ilvl="0">
      <w:start w:val="1"/>
      <w:numFmt w:val="decimal"/>
      <w:lvlText w:val="%1."/>
      <w:lvlJc w:val="left"/>
      <w:pPr>
        <w:tabs>
          <w:tab w:val="num" w:pos="1800"/>
        </w:tabs>
        <w:ind w:left="1800" w:hanging="360"/>
      </w:pPr>
    </w:lvl>
  </w:abstractNum>
  <w:abstractNum w:abstractNumId="1">
    <w:nsid w:val="FFFFFF7D"/>
    <w:multiLevelType w:val="singleLevel"/>
    <w:tmpl w:val="A04C2094"/>
    <w:lvl w:ilvl="0">
      <w:start w:val="1"/>
      <w:numFmt w:val="decimal"/>
      <w:lvlText w:val="%1."/>
      <w:lvlJc w:val="left"/>
      <w:pPr>
        <w:tabs>
          <w:tab w:val="num" w:pos="1440"/>
        </w:tabs>
        <w:ind w:left="1440" w:hanging="360"/>
      </w:pPr>
    </w:lvl>
  </w:abstractNum>
  <w:abstractNum w:abstractNumId="2">
    <w:nsid w:val="FFFFFF7E"/>
    <w:multiLevelType w:val="singleLevel"/>
    <w:tmpl w:val="0AB057C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F42B65A"/>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855F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8144B18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0A4CD1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B6858E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D625D0A"/>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7890B4A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35B849D2"/>
    <w:lvl w:ilvl="0">
      <w:numFmt w:val="decimal"/>
      <w:pStyle w:val="TableBullet"/>
      <w:lvlText w:val="*"/>
      <w:lvlJc w:val="left"/>
    </w:lvl>
  </w:abstractNum>
  <w:abstractNum w:abstractNumId="11">
    <w:nsid w:val="01204EE9"/>
    <w:multiLevelType w:val="hybridMultilevel"/>
    <w:tmpl w:val="11041070"/>
    <w:lvl w:ilvl="0" w:tplc="0409000F">
      <w:start w:val="1"/>
      <w:numFmt w:val="decimal"/>
      <w:lvlText w:val="%1."/>
      <w:lvlJc w:val="left"/>
      <w:pPr>
        <w:ind w:left="1410" w:hanging="360"/>
      </w:p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2">
    <w:nsid w:val="01D910A3"/>
    <w:multiLevelType w:val="hybridMultilevel"/>
    <w:tmpl w:val="F9469B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35A40CC"/>
    <w:multiLevelType w:val="hybridMultilevel"/>
    <w:tmpl w:val="887444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060F2F25"/>
    <w:multiLevelType w:val="hybridMultilevel"/>
    <w:tmpl w:val="AFD4F366"/>
    <w:lvl w:ilvl="0" w:tplc="217ABEF2">
      <w:start w:val="1"/>
      <w:numFmt w:val="bullet"/>
      <w:pStyle w:val="Bullet"/>
      <w:lvlText w:val=""/>
      <w:lvlJc w:val="left"/>
      <w:pPr>
        <w:tabs>
          <w:tab w:val="num" w:pos="3960"/>
        </w:tabs>
        <w:ind w:left="3960" w:hanging="360"/>
      </w:pPr>
      <w:rPr>
        <w:rFonts w:ascii="Symbol" w:hAnsi="Symbol" w:hint="default"/>
        <w:sz w:val="18"/>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5">
    <w:nsid w:val="07794A51"/>
    <w:multiLevelType w:val="hybridMultilevel"/>
    <w:tmpl w:val="AF68BA2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08B83282"/>
    <w:multiLevelType w:val="hybridMultilevel"/>
    <w:tmpl w:val="C02CC8D8"/>
    <w:lvl w:ilvl="0" w:tplc="3FD8D766">
      <w:start w:val="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90076F3"/>
    <w:multiLevelType w:val="hybridMultilevel"/>
    <w:tmpl w:val="495005F6"/>
    <w:lvl w:ilvl="0" w:tplc="E49CB5AC">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0989055A"/>
    <w:multiLevelType w:val="hybridMultilevel"/>
    <w:tmpl w:val="F28458D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0ACE3D17"/>
    <w:multiLevelType w:val="hybridMultilevel"/>
    <w:tmpl w:val="BAA843E2"/>
    <w:lvl w:ilvl="0" w:tplc="F224CF3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BCE0058"/>
    <w:multiLevelType w:val="hybridMultilevel"/>
    <w:tmpl w:val="C0CE444E"/>
    <w:lvl w:ilvl="0" w:tplc="04090013">
      <w:start w:val="1"/>
      <w:numFmt w:val="upperRoman"/>
      <w:lvlText w:val="%1."/>
      <w:lvlJc w:val="right"/>
      <w:pPr>
        <w:ind w:left="1080" w:hanging="360"/>
      </w:pPr>
      <w:rPr>
        <w:rFonts w:hint="default"/>
        <w:b/>
        <w:sz w:val="1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0C234EBB"/>
    <w:multiLevelType w:val="multilevel"/>
    <w:tmpl w:val="5A10B51A"/>
    <w:lvl w:ilvl="0">
      <w:start w:val="3"/>
      <w:numFmt w:val="decimal"/>
      <w:lvlText w:val="%1"/>
      <w:lvlJc w:val="left"/>
      <w:pPr>
        <w:ind w:left="360" w:hanging="360"/>
      </w:pPr>
      <w:rPr>
        <w:rFonts w:hint="default"/>
      </w:rPr>
    </w:lvl>
    <w:lvl w:ilvl="1">
      <w:start w:val="1"/>
      <w:numFmt w:val="decimal"/>
      <w:lvlText w:val="%1.%2"/>
      <w:lvlJc w:val="left"/>
      <w:pPr>
        <w:ind w:left="1410" w:hanging="36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3870" w:hanging="720"/>
      </w:pPr>
      <w:rPr>
        <w:rFonts w:hint="default"/>
      </w:rPr>
    </w:lvl>
    <w:lvl w:ilvl="4">
      <w:start w:val="1"/>
      <w:numFmt w:val="decimal"/>
      <w:lvlText w:val="%1.%2.%3.%4.%5"/>
      <w:lvlJc w:val="left"/>
      <w:pPr>
        <w:ind w:left="5280" w:hanging="1080"/>
      </w:pPr>
      <w:rPr>
        <w:rFonts w:hint="default"/>
      </w:rPr>
    </w:lvl>
    <w:lvl w:ilvl="5">
      <w:start w:val="1"/>
      <w:numFmt w:val="decimal"/>
      <w:lvlText w:val="%1.%2.%3.%4.%5.%6"/>
      <w:lvlJc w:val="left"/>
      <w:pPr>
        <w:ind w:left="6330" w:hanging="1080"/>
      </w:pPr>
      <w:rPr>
        <w:rFonts w:hint="default"/>
      </w:rPr>
    </w:lvl>
    <w:lvl w:ilvl="6">
      <w:start w:val="1"/>
      <w:numFmt w:val="decimal"/>
      <w:lvlText w:val="%1.%2.%3.%4.%5.%6.%7"/>
      <w:lvlJc w:val="left"/>
      <w:pPr>
        <w:ind w:left="7740" w:hanging="1440"/>
      </w:pPr>
      <w:rPr>
        <w:rFonts w:hint="default"/>
      </w:rPr>
    </w:lvl>
    <w:lvl w:ilvl="7">
      <w:start w:val="1"/>
      <w:numFmt w:val="decimal"/>
      <w:lvlText w:val="%1.%2.%3.%4.%5.%6.%7.%8"/>
      <w:lvlJc w:val="left"/>
      <w:pPr>
        <w:ind w:left="8790" w:hanging="1440"/>
      </w:pPr>
      <w:rPr>
        <w:rFonts w:hint="default"/>
      </w:rPr>
    </w:lvl>
    <w:lvl w:ilvl="8">
      <w:start w:val="1"/>
      <w:numFmt w:val="decimal"/>
      <w:lvlText w:val="%1.%2.%3.%4.%5.%6.%7.%8.%9"/>
      <w:lvlJc w:val="left"/>
      <w:pPr>
        <w:ind w:left="10200" w:hanging="1800"/>
      </w:pPr>
      <w:rPr>
        <w:rFonts w:hint="default"/>
      </w:rPr>
    </w:lvl>
  </w:abstractNum>
  <w:abstractNum w:abstractNumId="22">
    <w:nsid w:val="0DCE5D1F"/>
    <w:multiLevelType w:val="hybridMultilevel"/>
    <w:tmpl w:val="9328D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560374D"/>
    <w:multiLevelType w:val="hybridMultilevel"/>
    <w:tmpl w:val="7B4A61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61427E0"/>
    <w:multiLevelType w:val="hybridMultilevel"/>
    <w:tmpl w:val="EA6E1E2E"/>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nsid w:val="177D5B65"/>
    <w:multiLevelType w:val="hybridMultilevel"/>
    <w:tmpl w:val="CBFAD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8676181"/>
    <w:multiLevelType w:val="hybridMultilevel"/>
    <w:tmpl w:val="24846464"/>
    <w:lvl w:ilvl="0" w:tplc="44E80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8C16AA0"/>
    <w:multiLevelType w:val="hybridMultilevel"/>
    <w:tmpl w:val="A3544190"/>
    <w:lvl w:ilvl="0" w:tplc="0409000B">
      <w:start w:val="1"/>
      <w:numFmt w:val="bullet"/>
      <w:lvlText w:val=""/>
      <w:lvlJc w:val="left"/>
      <w:pPr>
        <w:ind w:left="1384" w:hanging="360"/>
      </w:pPr>
      <w:rPr>
        <w:rFonts w:ascii="Wingdings" w:hAnsi="Wingdings" w:hint="default"/>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28">
    <w:nsid w:val="1D5162AE"/>
    <w:multiLevelType w:val="hybridMultilevel"/>
    <w:tmpl w:val="FD9ABF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9">
    <w:nsid w:val="1D9A5C05"/>
    <w:multiLevelType w:val="hybridMultilevel"/>
    <w:tmpl w:val="E2A43F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1F535DDD"/>
    <w:multiLevelType w:val="hybridMultilevel"/>
    <w:tmpl w:val="82C40080"/>
    <w:lvl w:ilvl="0" w:tplc="6924061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28562B36"/>
    <w:multiLevelType w:val="hybridMultilevel"/>
    <w:tmpl w:val="C2BE648C"/>
    <w:lvl w:ilvl="0" w:tplc="6924061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DBE7B30"/>
    <w:multiLevelType w:val="multilevel"/>
    <w:tmpl w:val="B0DEC9CE"/>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33">
    <w:nsid w:val="2DD919DC"/>
    <w:multiLevelType w:val="hybridMultilevel"/>
    <w:tmpl w:val="5204CB74"/>
    <w:lvl w:ilvl="0" w:tplc="BD8AD1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E9414AE"/>
    <w:multiLevelType w:val="hybridMultilevel"/>
    <w:tmpl w:val="3AD465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3059795D"/>
    <w:multiLevelType w:val="hybridMultilevel"/>
    <w:tmpl w:val="7C30E0F8"/>
    <w:lvl w:ilvl="0" w:tplc="2758E96E">
      <w:start w:val="1"/>
      <w:numFmt w:val="bullet"/>
      <w:pStyle w:val="TitlePageNotesBullet"/>
      <w:lvlText w:val=""/>
      <w:lvlJc w:val="left"/>
      <w:pPr>
        <w:tabs>
          <w:tab w:val="num" w:pos="2160"/>
        </w:tabs>
        <w:ind w:left="2160" w:hanging="720"/>
      </w:pPr>
      <w:rPr>
        <w:rFonts w:ascii="Symbol" w:hAnsi="Symbol" w:hint="default"/>
        <w:sz w:val="18"/>
      </w:rPr>
    </w:lvl>
    <w:lvl w:ilvl="1" w:tplc="DEE45780" w:tentative="1">
      <w:start w:val="1"/>
      <w:numFmt w:val="bullet"/>
      <w:lvlText w:val="o"/>
      <w:lvlJc w:val="left"/>
      <w:pPr>
        <w:tabs>
          <w:tab w:val="num" w:pos="1440"/>
        </w:tabs>
        <w:ind w:left="1440" w:hanging="360"/>
      </w:pPr>
      <w:rPr>
        <w:rFonts w:ascii="Courier New" w:hAnsi="Courier New" w:hint="default"/>
      </w:rPr>
    </w:lvl>
    <w:lvl w:ilvl="2" w:tplc="3ABC8EBA" w:tentative="1">
      <w:start w:val="1"/>
      <w:numFmt w:val="bullet"/>
      <w:lvlText w:val=""/>
      <w:lvlJc w:val="left"/>
      <w:pPr>
        <w:tabs>
          <w:tab w:val="num" w:pos="2160"/>
        </w:tabs>
        <w:ind w:left="2160" w:hanging="360"/>
      </w:pPr>
      <w:rPr>
        <w:rFonts w:ascii="Wingdings" w:hAnsi="Wingdings" w:hint="default"/>
      </w:rPr>
    </w:lvl>
    <w:lvl w:ilvl="3" w:tplc="E24ABF94" w:tentative="1">
      <w:start w:val="1"/>
      <w:numFmt w:val="bullet"/>
      <w:lvlText w:val=""/>
      <w:lvlJc w:val="left"/>
      <w:pPr>
        <w:tabs>
          <w:tab w:val="num" w:pos="2880"/>
        </w:tabs>
        <w:ind w:left="2880" w:hanging="360"/>
      </w:pPr>
      <w:rPr>
        <w:rFonts w:ascii="Symbol" w:hAnsi="Symbol" w:hint="default"/>
      </w:rPr>
    </w:lvl>
    <w:lvl w:ilvl="4" w:tplc="4840452A" w:tentative="1">
      <w:start w:val="1"/>
      <w:numFmt w:val="bullet"/>
      <w:lvlText w:val="o"/>
      <w:lvlJc w:val="left"/>
      <w:pPr>
        <w:tabs>
          <w:tab w:val="num" w:pos="3600"/>
        </w:tabs>
        <w:ind w:left="3600" w:hanging="360"/>
      </w:pPr>
      <w:rPr>
        <w:rFonts w:ascii="Courier New" w:hAnsi="Courier New" w:hint="default"/>
      </w:rPr>
    </w:lvl>
    <w:lvl w:ilvl="5" w:tplc="D4403048" w:tentative="1">
      <w:start w:val="1"/>
      <w:numFmt w:val="bullet"/>
      <w:lvlText w:val=""/>
      <w:lvlJc w:val="left"/>
      <w:pPr>
        <w:tabs>
          <w:tab w:val="num" w:pos="4320"/>
        </w:tabs>
        <w:ind w:left="4320" w:hanging="360"/>
      </w:pPr>
      <w:rPr>
        <w:rFonts w:ascii="Wingdings" w:hAnsi="Wingdings" w:hint="default"/>
      </w:rPr>
    </w:lvl>
    <w:lvl w:ilvl="6" w:tplc="9176D8AE" w:tentative="1">
      <w:start w:val="1"/>
      <w:numFmt w:val="bullet"/>
      <w:lvlText w:val=""/>
      <w:lvlJc w:val="left"/>
      <w:pPr>
        <w:tabs>
          <w:tab w:val="num" w:pos="5040"/>
        </w:tabs>
        <w:ind w:left="5040" w:hanging="360"/>
      </w:pPr>
      <w:rPr>
        <w:rFonts w:ascii="Symbol" w:hAnsi="Symbol" w:hint="default"/>
      </w:rPr>
    </w:lvl>
    <w:lvl w:ilvl="7" w:tplc="246E017C" w:tentative="1">
      <w:start w:val="1"/>
      <w:numFmt w:val="bullet"/>
      <w:lvlText w:val="o"/>
      <w:lvlJc w:val="left"/>
      <w:pPr>
        <w:tabs>
          <w:tab w:val="num" w:pos="5760"/>
        </w:tabs>
        <w:ind w:left="5760" w:hanging="360"/>
      </w:pPr>
      <w:rPr>
        <w:rFonts w:ascii="Courier New" w:hAnsi="Courier New" w:hint="default"/>
      </w:rPr>
    </w:lvl>
    <w:lvl w:ilvl="8" w:tplc="2DD0E602" w:tentative="1">
      <w:start w:val="1"/>
      <w:numFmt w:val="bullet"/>
      <w:lvlText w:val=""/>
      <w:lvlJc w:val="left"/>
      <w:pPr>
        <w:tabs>
          <w:tab w:val="num" w:pos="6480"/>
        </w:tabs>
        <w:ind w:left="6480" w:hanging="360"/>
      </w:pPr>
      <w:rPr>
        <w:rFonts w:ascii="Wingdings" w:hAnsi="Wingdings" w:hint="default"/>
      </w:rPr>
    </w:lvl>
  </w:abstractNum>
  <w:abstractNum w:abstractNumId="36">
    <w:nsid w:val="32523027"/>
    <w:multiLevelType w:val="hybridMultilevel"/>
    <w:tmpl w:val="CDCEF2F2"/>
    <w:lvl w:ilvl="0" w:tplc="7BBEA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334812CC"/>
    <w:multiLevelType w:val="multilevel"/>
    <w:tmpl w:val="D9448A42"/>
    <w:lvl w:ilvl="0">
      <w:start w:val="1"/>
      <w:numFmt w:val="decimal"/>
      <w:lvlText w:val="%1."/>
      <w:lvlJc w:val="left"/>
      <w:pPr>
        <w:tabs>
          <w:tab w:val="num" w:pos="1440"/>
        </w:tabs>
        <w:ind w:left="1440" w:hanging="720"/>
      </w:pPr>
      <w:rPr>
        <w:rFonts w:hint="default"/>
      </w:rPr>
    </w:lvl>
    <w:lvl w:ilvl="1">
      <w:start w:val="1"/>
      <w:numFmt w:val="decimal"/>
      <w:lvlText w:val="%1.%2."/>
      <w:lvlJc w:val="left"/>
      <w:pPr>
        <w:tabs>
          <w:tab w:val="num" w:pos="1440"/>
        </w:tabs>
        <w:ind w:left="1440" w:hanging="720"/>
      </w:pPr>
      <w:rPr>
        <w:rFonts w:hint="default"/>
      </w:rPr>
    </w:lvl>
    <w:lvl w:ilvl="2">
      <w:start w:val="5"/>
      <w:numFmt w:val="decimal"/>
      <w:lvlText w:val="%1.%2.%3."/>
      <w:lvlJc w:val="left"/>
      <w:pPr>
        <w:tabs>
          <w:tab w:val="num" w:pos="2160"/>
        </w:tabs>
        <w:ind w:left="2160" w:hanging="144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nsid w:val="3487507A"/>
    <w:multiLevelType w:val="hybridMultilevel"/>
    <w:tmpl w:val="2B7812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7962FE7"/>
    <w:multiLevelType w:val="hybridMultilevel"/>
    <w:tmpl w:val="85546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8F30685"/>
    <w:multiLevelType w:val="multilevel"/>
    <w:tmpl w:val="B0DEC9CE"/>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41">
    <w:nsid w:val="3A6E579B"/>
    <w:multiLevelType w:val="hybridMultilevel"/>
    <w:tmpl w:val="6714F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3B2E1B1F"/>
    <w:multiLevelType w:val="hybridMultilevel"/>
    <w:tmpl w:val="763AFDE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3">
    <w:nsid w:val="3E866276"/>
    <w:multiLevelType w:val="multilevel"/>
    <w:tmpl w:val="B56A26A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504"/>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44">
    <w:nsid w:val="3ED120D9"/>
    <w:multiLevelType w:val="hybridMultilevel"/>
    <w:tmpl w:val="771615E2"/>
    <w:lvl w:ilvl="0" w:tplc="3B522376">
      <w:start w:val="1"/>
      <w:numFmt w:val="bullet"/>
      <w:pStyle w:val="bullet0"/>
      <w:lvlText w:val=""/>
      <w:lvlJc w:val="left"/>
      <w:pPr>
        <w:tabs>
          <w:tab w:val="num" w:pos="1368"/>
        </w:tabs>
        <w:ind w:left="1368" w:hanging="360"/>
      </w:pPr>
      <w:rPr>
        <w:rFonts w:ascii="Symbol" w:hAnsi="Symbol" w:hint="default"/>
      </w:rPr>
    </w:lvl>
    <w:lvl w:ilvl="1" w:tplc="D4EE4CD0" w:tentative="1">
      <w:start w:val="1"/>
      <w:numFmt w:val="bullet"/>
      <w:lvlText w:val="o"/>
      <w:lvlJc w:val="left"/>
      <w:pPr>
        <w:tabs>
          <w:tab w:val="num" w:pos="1440"/>
        </w:tabs>
        <w:ind w:left="1440" w:hanging="360"/>
      </w:pPr>
      <w:rPr>
        <w:rFonts w:ascii="Courier New" w:hAnsi="Courier New" w:hint="default"/>
      </w:rPr>
    </w:lvl>
    <w:lvl w:ilvl="2" w:tplc="438A56CE" w:tentative="1">
      <w:start w:val="1"/>
      <w:numFmt w:val="bullet"/>
      <w:lvlText w:val=""/>
      <w:lvlJc w:val="left"/>
      <w:pPr>
        <w:tabs>
          <w:tab w:val="num" w:pos="2160"/>
        </w:tabs>
        <w:ind w:left="2160" w:hanging="360"/>
      </w:pPr>
      <w:rPr>
        <w:rFonts w:ascii="Wingdings" w:hAnsi="Wingdings" w:hint="default"/>
      </w:rPr>
    </w:lvl>
    <w:lvl w:ilvl="3" w:tplc="B7DAAD3E" w:tentative="1">
      <w:start w:val="1"/>
      <w:numFmt w:val="bullet"/>
      <w:lvlText w:val=""/>
      <w:lvlJc w:val="left"/>
      <w:pPr>
        <w:tabs>
          <w:tab w:val="num" w:pos="2880"/>
        </w:tabs>
        <w:ind w:left="2880" w:hanging="360"/>
      </w:pPr>
      <w:rPr>
        <w:rFonts w:ascii="Symbol" w:hAnsi="Symbol" w:hint="default"/>
      </w:rPr>
    </w:lvl>
    <w:lvl w:ilvl="4" w:tplc="CB924A24" w:tentative="1">
      <w:start w:val="1"/>
      <w:numFmt w:val="bullet"/>
      <w:lvlText w:val="o"/>
      <w:lvlJc w:val="left"/>
      <w:pPr>
        <w:tabs>
          <w:tab w:val="num" w:pos="3600"/>
        </w:tabs>
        <w:ind w:left="3600" w:hanging="360"/>
      </w:pPr>
      <w:rPr>
        <w:rFonts w:ascii="Courier New" w:hAnsi="Courier New" w:hint="default"/>
      </w:rPr>
    </w:lvl>
    <w:lvl w:ilvl="5" w:tplc="A282FA26" w:tentative="1">
      <w:start w:val="1"/>
      <w:numFmt w:val="bullet"/>
      <w:lvlText w:val=""/>
      <w:lvlJc w:val="left"/>
      <w:pPr>
        <w:tabs>
          <w:tab w:val="num" w:pos="4320"/>
        </w:tabs>
        <w:ind w:left="4320" w:hanging="360"/>
      </w:pPr>
      <w:rPr>
        <w:rFonts w:ascii="Wingdings" w:hAnsi="Wingdings" w:hint="default"/>
      </w:rPr>
    </w:lvl>
    <w:lvl w:ilvl="6" w:tplc="1524547E" w:tentative="1">
      <w:start w:val="1"/>
      <w:numFmt w:val="bullet"/>
      <w:lvlText w:val=""/>
      <w:lvlJc w:val="left"/>
      <w:pPr>
        <w:tabs>
          <w:tab w:val="num" w:pos="5040"/>
        </w:tabs>
        <w:ind w:left="5040" w:hanging="360"/>
      </w:pPr>
      <w:rPr>
        <w:rFonts w:ascii="Symbol" w:hAnsi="Symbol" w:hint="default"/>
      </w:rPr>
    </w:lvl>
    <w:lvl w:ilvl="7" w:tplc="C39494CA" w:tentative="1">
      <w:start w:val="1"/>
      <w:numFmt w:val="bullet"/>
      <w:lvlText w:val="o"/>
      <w:lvlJc w:val="left"/>
      <w:pPr>
        <w:tabs>
          <w:tab w:val="num" w:pos="5760"/>
        </w:tabs>
        <w:ind w:left="5760" w:hanging="360"/>
      </w:pPr>
      <w:rPr>
        <w:rFonts w:ascii="Courier New" w:hAnsi="Courier New" w:hint="default"/>
      </w:rPr>
    </w:lvl>
    <w:lvl w:ilvl="8" w:tplc="AF3C31C0" w:tentative="1">
      <w:start w:val="1"/>
      <w:numFmt w:val="bullet"/>
      <w:lvlText w:val=""/>
      <w:lvlJc w:val="left"/>
      <w:pPr>
        <w:tabs>
          <w:tab w:val="num" w:pos="6480"/>
        </w:tabs>
        <w:ind w:left="6480" w:hanging="360"/>
      </w:pPr>
      <w:rPr>
        <w:rFonts w:ascii="Wingdings" w:hAnsi="Wingdings" w:hint="default"/>
      </w:rPr>
    </w:lvl>
  </w:abstractNum>
  <w:abstractNum w:abstractNumId="45">
    <w:nsid w:val="3FC51790"/>
    <w:multiLevelType w:val="hybridMultilevel"/>
    <w:tmpl w:val="5C909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00C3EE8"/>
    <w:multiLevelType w:val="multilevel"/>
    <w:tmpl w:val="0742F2C6"/>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960" w:hanging="36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7920" w:hanging="72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1880" w:hanging="1080"/>
      </w:pPr>
      <w:rPr>
        <w:rFonts w:hint="default"/>
      </w:rPr>
    </w:lvl>
    <w:lvl w:ilvl="7">
      <w:start w:val="1"/>
      <w:numFmt w:val="decimal"/>
      <w:lvlText w:val="%1.%2.%3.%4.%5.%6.%7.%8"/>
      <w:lvlJc w:val="left"/>
      <w:pPr>
        <w:ind w:left="13680" w:hanging="1080"/>
      </w:pPr>
      <w:rPr>
        <w:rFonts w:hint="default"/>
      </w:rPr>
    </w:lvl>
    <w:lvl w:ilvl="8">
      <w:start w:val="1"/>
      <w:numFmt w:val="decimal"/>
      <w:lvlText w:val="%1.%2.%3.%4.%5.%6.%7.%8.%9"/>
      <w:lvlJc w:val="left"/>
      <w:pPr>
        <w:ind w:left="15840" w:hanging="1440"/>
      </w:pPr>
      <w:rPr>
        <w:rFonts w:hint="default"/>
      </w:rPr>
    </w:lvl>
  </w:abstractNum>
  <w:abstractNum w:abstractNumId="47">
    <w:nsid w:val="40BF28B8"/>
    <w:multiLevelType w:val="hybridMultilevel"/>
    <w:tmpl w:val="22B84FF0"/>
    <w:lvl w:ilvl="0" w:tplc="0409000B">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44C61752"/>
    <w:multiLevelType w:val="hybridMultilevel"/>
    <w:tmpl w:val="82C40080"/>
    <w:lvl w:ilvl="0" w:tplc="6924061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44E41E4B"/>
    <w:multiLevelType w:val="hybridMultilevel"/>
    <w:tmpl w:val="C2C8FBE8"/>
    <w:lvl w:ilvl="0" w:tplc="0D364A82">
      <w:start w:val="1"/>
      <w:numFmt w:val="low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50">
    <w:nsid w:val="45366E5D"/>
    <w:multiLevelType w:val="hybridMultilevel"/>
    <w:tmpl w:val="4508CD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459D5D50"/>
    <w:multiLevelType w:val="hybridMultilevel"/>
    <w:tmpl w:val="14B4AC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2">
    <w:nsid w:val="45DD61C3"/>
    <w:multiLevelType w:val="hybridMultilevel"/>
    <w:tmpl w:val="A60EDDE2"/>
    <w:lvl w:ilvl="0" w:tplc="B9E407AA">
      <w:start w:val="1"/>
      <w:numFmt w:val="bullet"/>
      <w:pStyle w:val="bulletin"/>
      <w:lvlText w:val=""/>
      <w:lvlJc w:val="left"/>
      <w:pPr>
        <w:tabs>
          <w:tab w:val="num" w:pos="1440"/>
        </w:tabs>
        <w:ind w:left="1440" w:hanging="360"/>
      </w:pPr>
      <w:rPr>
        <w:rFonts w:ascii="Symbol" w:hAnsi="Symbol" w:hint="default"/>
        <w:sz w:val="18"/>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3">
    <w:nsid w:val="46D65207"/>
    <w:multiLevelType w:val="hybridMultilevel"/>
    <w:tmpl w:val="BC9C496E"/>
    <w:lvl w:ilvl="0" w:tplc="52FAA0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46E6362A"/>
    <w:multiLevelType w:val="hybridMultilevel"/>
    <w:tmpl w:val="3DC06B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nsid w:val="47D16817"/>
    <w:multiLevelType w:val="hybridMultilevel"/>
    <w:tmpl w:val="2F5A0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48D56241"/>
    <w:multiLevelType w:val="hybridMultilevel"/>
    <w:tmpl w:val="D4C05F72"/>
    <w:lvl w:ilvl="0" w:tplc="E81ACD1A">
      <w:start w:val="1"/>
      <w:numFmt w:val="decimal"/>
      <w:pStyle w:val="NumberedList"/>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49144E65"/>
    <w:multiLevelType w:val="hybridMultilevel"/>
    <w:tmpl w:val="8AFC773A"/>
    <w:lvl w:ilvl="0" w:tplc="6AE65B72">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4AD512F8"/>
    <w:multiLevelType w:val="hybridMultilevel"/>
    <w:tmpl w:val="D11838F0"/>
    <w:lvl w:ilvl="0" w:tplc="0409000F">
      <w:start w:val="1"/>
      <w:numFmt w:val="decimal"/>
      <w:lvlText w:val="%1."/>
      <w:lvlJc w:val="left"/>
      <w:pPr>
        <w:ind w:left="1805" w:hanging="360"/>
      </w:pPr>
    </w:lvl>
    <w:lvl w:ilvl="1" w:tplc="04090019" w:tentative="1">
      <w:start w:val="1"/>
      <w:numFmt w:val="lowerLetter"/>
      <w:lvlText w:val="%2."/>
      <w:lvlJc w:val="left"/>
      <w:pPr>
        <w:ind w:left="2525" w:hanging="360"/>
      </w:pPr>
    </w:lvl>
    <w:lvl w:ilvl="2" w:tplc="0409001B" w:tentative="1">
      <w:start w:val="1"/>
      <w:numFmt w:val="lowerRoman"/>
      <w:lvlText w:val="%3."/>
      <w:lvlJc w:val="right"/>
      <w:pPr>
        <w:ind w:left="3245" w:hanging="180"/>
      </w:pPr>
    </w:lvl>
    <w:lvl w:ilvl="3" w:tplc="0409000F" w:tentative="1">
      <w:start w:val="1"/>
      <w:numFmt w:val="decimal"/>
      <w:lvlText w:val="%4."/>
      <w:lvlJc w:val="left"/>
      <w:pPr>
        <w:ind w:left="3965" w:hanging="360"/>
      </w:pPr>
    </w:lvl>
    <w:lvl w:ilvl="4" w:tplc="04090019" w:tentative="1">
      <w:start w:val="1"/>
      <w:numFmt w:val="lowerLetter"/>
      <w:lvlText w:val="%5."/>
      <w:lvlJc w:val="left"/>
      <w:pPr>
        <w:ind w:left="4685" w:hanging="360"/>
      </w:pPr>
    </w:lvl>
    <w:lvl w:ilvl="5" w:tplc="0409001B" w:tentative="1">
      <w:start w:val="1"/>
      <w:numFmt w:val="lowerRoman"/>
      <w:lvlText w:val="%6."/>
      <w:lvlJc w:val="right"/>
      <w:pPr>
        <w:ind w:left="5405" w:hanging="180"/>
      </w:pPr>
    </w:lvl>
    <w:lvl w:ilvl="6" w:tplc="0409000F" w:tentative="1">
      <w:start w:val="1"/>
      <w:numFmt w:val="decimal"/>
      <w:lvlText w:val="%7."/>
      <w:lvlJc w:val="left"/>
      <w:pPr>
        <w:ind w:left="6125" w:hanging="360"/>
      </w:pPr>
    </w:lvl>
    <w:lvl w:ilvl="7" w:tplc="04090019" w:tentative="1">
      <w:start w:val="1"/>
      <w:numFmt w:val="lowerLetter"/>
      <w:lvlText w:val="%8."/>
      <w:lvlJc w:val="left"/>
      <w:pPr>
        <w:ind w:left="6845" w:hanging="360"/>
      </w:pPr>
    </w:lvl>
    <w:lvl w:ilvl="8" w:tplc="0409001B" w:tentative="1">
      <w:start w:val="1"/>
      <w:numFmt w:val="lowerRoman"/>
      <w:lvlText w:val="%9."/>
      <w:lvlJc w:val="right"/>
      <w:pPr>
        <w:ind w:left="7565" w:hanging="180"/>
      </w:pPr>
    </w:lvl>
  </w:abstractNum>
  <w:abstractNum w:abstractNumId="59">
    <w:nsid w:val="4F7740E6"/>
    <w:multiLevelType w:val="multilevel"/>
    <w:tmpl w:val="01EAA972"/>
    <w:lvl w:ilvl="0">
      <w:start w:val="1"/>
      <w:numFmt w:val="none"/>
      <w:suff w:val="nothing"/>
      <w:lvlText w:val=""/>
      <w:lvlJc w:val="left"/>
      <w:pPr>
        <w:ind w:left="0" w:firstLine="0"/>
      </w:pPr>
    </w:lvl>
    <w:lvl w:ilvl="1">
      <w:numFmt w:val="none"/>
      <w:lvlRestart w:val="0"/>
      <w:pStyle w:val="ppBodyText"/>
      <w:suff w:val="nothing"/>
      <w:lvlText w:val=""/>
      <w:lvlJc w:val="left"/>
      <w:pPr>
        <w:ind w:left="0" w:firstLine="0"/>
      </w:pPr>
    </w:lvl>
    <w:lvl w:ilvl="2">
      <w:start w:val="1"/>
      <w:numFmt w:val="none"/>
      <w:pStyle w:val="ppBodyTextIndent"/>
      <w:suff w:val="nothing"/>
      <w:lvlText w:val=""/>
      <w:lvlJc w:val="left"/>
      <w:pPr>
        <w:ind w:left="720" w:firstLine="0"/>
      </w:pPr>
    </w:lvl>
    <w:lvl w:ilvl="3">
      <w:start w:val="1"/>
      <w:numFmt w:val="none"/>
      <w:pStyle w:val="ppBodyTextIndent2"/>
      <w:suff w:val="nothing"/>
      <w:lvlText w:val=""/>
      <w:lvlJc w:val="left"/>
      <w:pPr>
        <w:ind w:left="1440" w:firstLine="0"/>
      </w:pPr>
    </w:lvl>
    <w:lvl w:ilvl="4">
      <w:start w:val="1"/>
      <w:numFmt w:val="none"/>
      <w:pStyle w:val="ppBodyTextIndent3"/>
      <w:suff w:val="nothing"/>
      <w:lvlText w:val=""/>
      <w:lvlJc w:val="left"/>
      <w:pPr>
        <w:ind w:left="2160" w:firstLine="0"/>
      </w:pPr>
    </w:lvl>
    <w:lvl w:ilvl="5">
      <w:start w:val="1"/>
      <w:numFmt w:val="none"/>
      <w:lvlText w:val=""/>
      <w:lvlJc w:val="left"/>
      <w:pPr>
        <w:ind w:left="3600" w:firstLine="0"/>
      </w:pPr>
    </w:lvl>
    <w:lvl w:ilvl="6">
      <w:start w:val="1"/>
      <w:numFmt w:val="none"/>
      <w:lvlText w:val=""/>
      <w:lvlJc w:val="left"/>
      <w:pPr>
        <w:ind w:left="4320" w:firstLine="0"/>
      </w:pPr>
    </w:lvl>
    <w:lvl w:ilvl="7">
      <w:start w:val="1"/>
      <w:numFmt w:val="none"/>
      <w:lvlText w:val=""/>
      <w:lvlJc w:val="left"/>
      <w:pPr>
        <w:ind w:left="5040" w:firstLine="0"/>
      </w:pPr>
    </w:lvl>
    <w:lvl w:ilvl="8">
      <w:start w:val="1"/>
      <w:numFmt w:val="none"/>
      <w:lvlText w:val=""/>
      <w:lvlJc w:val="left"/>
      <w:pPr>
        <w:ind w:left="5760" w:firstLine="0"/>
      </w:pPr>
    </w:lvl>
  </w:abstractNum>
  <w:abstractNum w:abstractNumId="60">
    <w:nsid w:val="4FE30F61"/>
    <w:multiLevelType w:val="multilevel"/>
    <w:tmpl w:val="70EC9B16"/>
    <w:lvl w:ilvl="0">
      <w:start w:val="3"/>
      <w:numFmt w:val="decimal"/>
      <w:lvlText w:val="%1"/>
      <w:lvlJc w:val="left"/>
      <w:pPr>
        <w:ind w:left="600" w:hanging="600"/>
      </w:pPr>
      <w:rPr>
        <w:rFonts w:hint="default"/>
      </w:rPr>
    </w:lvl>
    <w:lvl w:ilvl="1">
      <w:start w:val="2"/>
      <w:numFmt w:val="decimal"/>
      <w:lvlText w:val="%1.%2"/>
      <w:lvlJc w:val="left"/>
      <w:pPr>
        <w:ind w:left="1056" w:hanging="600"/>
      </w:pPr>
      <w:rPr>
        <w:rFonts w:hint="default"/>
      </w:rPr>
    </w:lvl>
    <w:lvl w:ilvl="2">
      <w:start w:val="2"/>
      <w:numFmt w:val="decimal"/>
      <w:lvlText w:val="%1.%2.%3"/>
      <w:lvlJc w:val="left"/>
      <w:pPr>
        <w:ind w:left="1632" w:hanging="720"/>
      </w:pPr>
      <w:rPr>
        <w:rFonts w:hint="default"/>
      </w:rPr>
    </w:lvl>
    <w:lvl w:ilvl="3">
      <w:start w:val="3"/>
      <w:numFmt w:val="decimal"/>
      <w:lvlText w:val="%1.%2.%3.%4"/>
      <w:lvlJc w:val="left"/>
      <w:pPr>
        <w:ind w:left="2088" w:hanging="720"/>
      </w:pPr>
      <w:rPr>
        <w:rFonts w:hint="default"/>
      </w:rPr>
    </w:lvl>
    <w:lvl w:ilvl="4">
      <w:start w:val="1"/>
      <w:numFmt w:val="decimal"/>
      <w:lvlText w:val="%1.%2.%3.%4.%5"/>
      <w:lvlJc w:val="left"/>
      <w:pPr>
        <w:ind w:left="2544" w:hanging="720"/>
      </w:pPr>
      <w:rPr>
        <w:rFonts w:hint="default"/>
      </w:rPr>
    </w:lvl>
    <w:lvl w:ilvl="5">
      <w:start w:val="1"/>
      <w:numFmt w:val="decimal"/>
      <w:lvlText w:val="%1.%2.%3.%4.%5.%6"/>
      <w:lvlJc w:val="left"/>
      <w:pPr>
        <w:ind w:left="3360" w:hanging="1080"/>
      </w:pPr>
      <w:rPr>
        <w:rFonts w:hint="default"/>
      </w:rPr>
    </w:lvl>
    <w:lvl w:ilvl="6">
      <w:start w:val="1"/>
      <w:numFmt w:val="decimal"/>
      <w:lvlText w:val="%1.%2.%3.%4.%5.%6.%7"/>
      <w:lvlJc w:val="left"/>
      <w:pPr>
        <w:ind w:left="3816" w:hanging="1080"/>
      </w:pPr>
      <w:rPr>
        <w:rFonts w:hint="default"/>
      </w:rPr>
    </w:lvl>
    <w:lvl w:ilvl="7">
      <w:start w:val="1"/>
      <w:numFmt w:val="decimal"/>
      <w:lvlText w:val="%1.%2.%3.%4.%5.%6.%7.%8"/>
      <w:lvlJc w:val="left"/>
      <w:pPr>
        <w:ind w:left="4632" w:hanging="1440"/>
      </w:pPr>
      <w:rPr>
        <w:rFonts w:hint="default"/>
      </w:rPr>
    </w:lvl>
    <w:lvl w:ilvl="8">
      <w:start w:val="1"/>
      <w:numFmt w:val="decimal"/>
      <w:lvlText w:val="%1.%2.%3.%4.%5.%6.%7.%8.%9"/>
      <w:lvlJc w:val="left"/>
      <w:pPr>
        <w:ind w:left="5088" w:hanging="1440"/>
      </w:pPr>
      <w:rPr>
        <w:rFonts w:hint="default"/>
      </w:rPr>
    </w:lvl>
  </w:abstractNum>
  <w:abstractNum w:abstractNumId="61">
    <w:nsid w:val="50341C56"/>
    <w:multiLevelType w:val="hybridMultilevel"/>
    <w:tmpl w:val="993AC01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04F35EC"/>
    <w:multiLevelType w:val="hybridMultilevel"/>
    <w:tmpl w:val="B434B2E2"/>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63">
    <w:nsid w:val="5235781D"/>
    <w:multiLevelType w:val="hybridMultilevel"/>
    <w:tmpl w:val="6CE4BD9E"/>
    <w:lvl w:ilvl="0" w:tplc="FC1EB6F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532A2A89"/>
    <w:multiLevelType w:val="hybridMultilevel"/>
    <w:tmpl w:val="16D89A8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6467523"/>
    <w:multiLevelType w:val="hybridMultilevel"/>
    <w:tmpl w:val="4AA62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56F37C69"/>
    <w:multiLevelType w:val="hybridMultilevel"/>
    <w:tmpl w:val="E850C1C4"/>
    <w:lvl w:ilvl="0" w:tplc="EAAA2256">
      <w:start w:val="1"/>
      <w:numFmt w:val="lowerLetter"/>
      <w:pStyle w:val="Orderedsub-list"/>
      <w:lvlText w:val="%1."/>
      <w:lvlJc w:val="left"/>
      <w:pPr>
        <w:tabs>
          <w:tab w:val="num" w:pos="1800"/>
        </w:tabs>
        <w:ind w:left="1800" w:hanging="360"/>
      </w:pPr>
      <w:rPr>
        <w:rFonts w:hint="default"/>
      </w:rPr>
    </w:lvl>
    <w:lvl w:ilvl="1" w:tplc="04090003">
      <w:start w:val="1"/>
      <w:numFmt w:val="decimal"/>
      <w:lvlText w:val="%2."/>
      <w:lvlJc w:val="left"/>
      <w:pPr>
        <w:tabs>
          <w:tab w:val="num" w:pos="1800"/>
        </w:tabs>
        <w:ind w:left="1800" w:hanging="360"/>
      </w:pPr>
      <w:rPr>
        <w:rFonts w:hint="default"/>
      </w:r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67">
    <w:nsid w:val="59F302E1"/>
    <w:multiLevelType w:val="hybridMultilevel"/>
    <w:tmpl w:val="4EC2F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BCF639A"/>
    <w:multiLevelType w:val="multilevel"/>
    <w:tmpl w:val="5412ABC8"/>
    <w:lvl w:ilvl="0">
      <w:start w:val="1"/>
      <w:numFmt w:val="upperRoman"/>
      <w:lvlText w:val="%1."/>
      <w:lvlJc w:val="right"/>
      <w:pPr>
        <w:ind w:left="1080" w:hanging="360"/>
      </w:pPr>
      <w:rPr>
        <w:rFonts w:hint="default"/>
        <w:b/>
        <w:sz w:val="18"/>
      </w:rPr>
    </w:lvl>
    <w:lvl w:ilvl="1">
      <w:start w:val="2"/>
      <w:numFmt w:val="decimal"/>
      <w:isLgl/>
      <w:lvlText w:val="%1.%2"/>
      <w:lvlJc w:val="left"/>
      <w:pPr>
        <w:ind w:left="1320" w:hanging="600"/>
      </w:pPr>
      <w:rPr>
        <w:rFonts w:ascii="Arial" w:hAnsi="Arial" w:cs="Times New Roman" w:hint="default"/>
      </w:rPr>
    </w:lvl>
    <w:lvl w:ilvl="2">
      <w:start w:val="3"/>
      <w:numFmt w:val="decimal"/>
      <w:isLgl/>
      <w:lvlText w:val="%1.%2.%3"/>
      <w:lvlJc w:val="left"/>
      <w:pPr>
        <w:ind w:left="1440" w:hanging="720"/>
      </w:pPr>
      <w:rPr>
        <w:rFonts w:ascii="Arial" w:hAnsi="Arial" w:cs="Times New Roman" w:hint="default"/>
      </w:rPr>
    </w:lvl>
    <w:lvl w:ilvl="3">
      <w:start w:val="1"/>
      <w:numFmt w:val="decimal"/>
      <w:isLgl/>
      <w:lvlText w:val="%1.%2.%3.%4"/>
      <w:lvlJc w:val="left"/>
      <w:pPr>
        <w:ind w:left="1440" w:hanging="720"/>
      </w:pPr>
      <w:rPr>
        <w:rFonts w:ascii="Arial" w:hAnsi="Arial" w:cs="Times New Roman" w:hint="default"/>
      </w:rPr>
    </w:lvl>
    <w:lvl w:ilvl="4">
      <w:start w:val="1"/>
      <w:numFmt w:val="decimal"/>
      <w:isLgl/>
      <w:lvlText w:val="%1.%2.%3.%4.%5"/>
      <w:lvlJc w:val="left"/>
      <w:pPr>
        <w:ind w:left="1800" w:hanging="1080"/>
      </w:pPr>
      <w:rPr>
        <w:rFonts w:ascii="Arial" w:hAnsi="Arial" w:cs="Times New Roman" w:hint="default"/>
      </w:rPr>
    </w:lvl>
    <w:lvl w:ilvl="5">
      <w:start w:val="1"/>
      <w:numFmt w:val="decimal"/>
      <w:isLgl/>
      <w:lvlText w:val="%1.%2.%3.%4.%5.%6"/>
      <w:lvlJc w:val="left"/>
      <w:pPr>
        <w:ind w:left="1800" w:hanging="1080"/>
      </w:pPr>
      <w:rPr>
        <w:rFonts w:ascii="Arial" w:hAnsi="Arial" w:cs="Times New Roman" w:hint="default"/>
      </w:rPr>
    </w:lvl>
    <w:lvl w:ilvl="6">
      <w:start w:val="1"/>
      <w:numFmt w:val="decimal"/>
      <w:isLgl/>
      <w:lvlText w:val="%1.%2.%3.%4.%5.%6.%7"/>
      <w:lvlJc w:val="left"/>
      <w:pPr>
        <w:ind w:left="2160" w:hanging="1440"/>
      </w:pPr>
      <w:rPr>
        <w:rFonts w:ascii="Arial" w:hAnsi="Arial" w:cs="Times New Roman" w:hint="default"/>
      </w:rPr>
    </w:lvl>
    <w:lvl w:ilvl="7">
      <w:start w:val="1"/>
      <w:numFmt w:val="decimal"/>
      <w:isLgl/>
      <w:lvlText w:val="%1.%2.%3.%4.%5.%6.%7.%8"/>
      <w:lvlJc w:val="left"/>
      <w:pPr>
        <w:ind w:left="2160" w:hanging="1440"/>
      </w:pPr>
      <w:rPr>
        <w:rFonts w:ascii="Arial" w:hAnsi="Arial" w:cs="Times New Roman" w:hint="default"/>
      </w:rPr>
    </w:lvl>
    <w:lvl w:ilvl="8">
      <w:start w:val="1"/>
      <w:numFmt w:val="decimal"/>
      <w:isLgl/>
      <w:lvlText w:val="%1.%2.%3.%4.%5.%6.%7.%8.%9"/>
      <w:lvlJc w:val="left"/>
      <w:pPr>
        <w:ind w:left="2520" w:hanging="1800"/>
      </w:pPr>
      <w:rPr>
        <w:rFonts w:ascii="Arial" w:hAnsi="Arial" w:cs="Times New Roman" w:hint="default"/>
      </w:rPr>
    </w:lvl>
  </w:abstractNum>
  <w:abstractNum w:abstractNumId="69">
    <w:nsid w:val="5C95011E"/>
    <w:multiLevelType w:val="hybridMultilevel"/>
    <w:tmpl w:val="21A2CC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0252DAD"/>
    <w:multiLevelType w:val="hybridMultilevel"/>
    <w:tmpl w:val="0CAEB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13A4979"/>
    <w:multiLevelType w:val="hybridMultilevel"/>
    <w:tmpl w:val="E536FF26"/>
    <w:lvl w:ilvl="0" w:tplc="6BB80A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1CE6C87"/>
    <w:multiLevelType w:val="hybridMultilevel"/>
    <w:tmpl w:val="92CC15D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3">
    <w:nsid w:val="6487636D"/>
    <w:multiLevelType w:val="hybridMultilevel"/>
    <w:tmpl w:val="59ACAF4E"/>
    <w:lvl w:ilvl="0" w:tplc="B3C8AF8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670E5A79"/>
    <w:multiLevelType w:val="hybridMultilevel"/>
    <w:tmpl w:val="3B98C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nsid w:val="6ABE5063"/>
    <w:multiLevelType w:val="multilevel"/>
    <w:tmpl w:val="4DE6F338"/>
    <w:lvl w:ilvl="0">
      <w:start w:val="3"/>
      <w:numFmt w:val="decimal"/>
      <w:lvlText w:val="%1"/>
      <w:lvlJc w:val="left"/>
      <w:pPr>
        <w:ind w:left="360" w:hanging="360"/>
      </w:pPr>
      <w:rPr>
        <w:rFonts w:hint="default"/>
      </w:rPr>
    </w:lvl>
    <w:lvl w:ilvl="1">
      <w:start w:val="1"/>
      <w:numFmt w:val="decimal"/>
      <w:lvlText w:val="%1.%2"/>
      <w:lvlJc w:val="left"/>
      <w:pPr>
        <w:ind w:left="1410" w:hanging="360"/>
      </w:pPr>
      <w:rPr>
        <w:rFonts w:hint="default"/>
      </w:rPr>
    </w:lvl>
    <w:lvl w:ilvl="2">
      <w:start w:val="1"/>
      <w:numFmt w:val="decimal"/>
      <w:lvlText w:val="%1.%2.%3"/>
      <w:lvlJc w:val="left"/>
      <w:pPr>
        <w:ind w:left="2460" w:hanging="360"/>
      </w:pPr>
      <w:rPr>
        <w:rFonts w:hint="default"/>
      </w:rPr>
    </w:lvl>
    <w:lvl w:ilvl="3">
      <w:start w:val="1"/>
      <w:numFmt w:val="decimal"/>
      <w:lvlText w:val="%1.%2.%3.%4"/>
      <w:lvlJc w:val="left"/>
      <w:pPr>
        <w:ind w:left="3870" w:hanging="720"/>
      </w:pPr>
      <w:rPr>
        <w:rFonts w:hint="default"/>
      </w:rPr>
    </w:lvl>
    <w:lvl w:ilvl="4">
      <w:start w:val="1"/>
      <w:numFmt w:val="decimal"/>
      <w:lvlText w:val="%1.%2.%3.%4.%5"/>
      <w:lvlJc w:val="left"/>
      <w:pPr>
        <w:ind w:left="4920" w:hanging="720"/>
      </w:pPr>
      <w:rPr>
        <w:rFonts w:hint="default"/>
      </w:rPr>
    </w:lvl>
    <w:lvl w:ilvl="5">
      <w:start w:val="1"/>
      <w:numFmt w:val="decimal"/>
      <w:lvlText w:val="%1.%2.%3.%4.%5.%6"/>
      <w:lvlJc w:val="left"/>
      <w:pPr>
        <w:ind w:left="6330" w:hanging="1080"/>
      </w:pPr>
      <w:rPr>
        <w:rFonts w:hint="default"/>
      </w:rPr>
    </w:lvl>
    <w:lvl w:ilvl="6">
      <w:start w:val="1"/>
      <w:numFmt w:val="decimal"/>
      <w:lvlText w:val="%1.%2.%3.%4.%5.%6.%7"/>
      <w:lvlJc w:val="left"/>
      <w:pPr>
        <w:ind w:left="7380" w:hanging="1080"/>
      </w:pPr>
      <w:rPr>
        <w:rFonts w:hint="default"/>
      </w:rPr>
    </w:lvl>
    <w:lvl w:ilvl="7">
      <w:start w:val="1"/>
      <w:numFmt w:val="decimal"/>
      <w:lvlText w:val="%1.%2.%3.%4.%5.%6.%7.%8"/>
      <w:lvlJc w:val="left"/>
      <w:pPr>
        <w:ind w:left="8430" w:hanging="1080"/>
      </w:pPr>
      <w:rPr>
        <w:rFonts w:hint="default"/>
      </w:rPr>
    </w:lvl>
    <w:lvl w:ilvl="8">
      <w:start w:val="1"/>
      <w:numFmt w:val="decimal"/>
      <w:lvlText w:val="%1.%2.%3.%4.%5.%6.%7.%8.%9"/>
      <w:lvlJc w:val="left"/>
      <w:pPr>
        <w:ind w:left="9840" w:hanging="1440"/>
      </w:pPr>
      <w:rPr>
        <w:rFonts w:hint="default"/>
      </w:rPr>
    </w:lvl>
  </w:abstractNum>
  <w:abstractNum w:abstractNumId="76">
    <w:nsid w:val="6F293E93"/>
    <w:multiLevelType w:val="multilevel"/>
    <w:tmpl w:val="968CF45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240" w:hanging="36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480" w:hanging="72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160" w:hanging="1080"/>
      </w:pPr>
      <w:rPr>
        <w:rFonts w:hint="default"/>
      </w:rPr>
    </w:lvl>
    <w:lvl w:ilvl="8">
      <w:start w:val="1"/>
      <w:numFmt w:val="decimal"/>
      <w:lvlText w:val="%1.%2.%3.%4.%5.%6.%7.%8.%9"/>
      <w:lvlJc w:val="left"/>
      <w:pPr>
        <w:ind w:left="12960" w:hanging="1440"/>
      </w:pPr>
      <w:rPr>
        <w:rFonts w:hint="default"/>
      </w:rPr>
    </w:lvl>
  </w:abstractNum>
  <w:abstractNum w:abstractNumId="77">
    <w:nsid w:val="6FE97DF8"/>
    <w:multiLevelType w:val="hybridMultilevel"/>
    <w:tmpl w:val="CBDEC2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nsid w:val="71756427"/>
    <w:multiLevelType w:val="hybridMultilevel"/>
    <w:tmpl w:val="F698E914"/>
    <w:lvl w:ilvl="0" w:tplc="216687A2">
      <w:start w:val="1"/>
      <w:numFmt w:val="decimal"/>
      <w:pStyle w:val="TableNumber"/>
      <w:lvlText w:val="%1."/>
      <w:lvlJc w:val="left"/>
      <w:pPr>
        <w:tabs>
          <w:tab w:val="num" w:pos="504"/>
        </w:tabs>
        <w:ind w:left="360" w:hanging="216"/>
      </w:pPr>
      <w:rPr>
        <w:rFonts w:hint="default"/>
      </w:rPr>
    </w:lvl>
    <w:lvl w:ilvl="1" w:tplc="10E693F6"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nsid w:val="73AE3281"/>
    <w:multiLevelType w:val="hybridMultilevel"/>
    <w:tmpl w:val="969EB6B8"/>
    <w:lvl w:ilvl="0" w:tplc="0409000F">
      <w:start w:val="1"/>
      <w:numFmt w:val="decimal"/>
      <w:lvlText w:val="%1."/>
      <w:lvlJc w:val="left"/>
      <w:pPr>
        <w:ind w:left="1410" w:hanging="360"/>
      </w:p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80">
    <w:nsid w:val="741D4020"/>
    <w:multiLevelType w:val="multilevel"/>
    <w:tmpl w:val="A522966C"/>
    <w:lvl w:ilvl="0">
      <w:start w:val="4"/>
      <w:numFmt w:val="decimal"/>
      <w:lvlText w:val="%1"/>
      <w:lvlJc w:val="left"/>
      <w:pPr>
        <w:ind w:left="435" w:hanging="435"/>
      </w:pPr>
      <w:rPr>
        <w:rFonts w:hint="default"/>
      </w:rPr>
    </w:lvl>
    <w:lvl w:ilvl="1">
      <w:start w:val="7"/>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1">
    <w:nsid w:val="74AC43A5"/>
    <w:multiLevelType w:val="hybridMultilevel"/>
    <w:tmpl w:val="8C7CF26C"/>
    <w:lvl w:ilvl="0" w:tplc="199E0074">
      <w:start w:val="1"/>
      <w:numFmt w:val="bullet"/>
      <w:pStyle w:val="Instructionsbullet"/>
      <w:lvlText w:val=""/>
      <w:lvlJc w:val="left"/>
      <w:pPr>
        <w:tabs>
          <w:tab w:val="num" w:pos="1368"/>
        </w:tabs>
        <w:ind w:left="1368"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2">
    <w:nsid w:val="78454A58"/>
    <w:multiLevelType w:val="hybridMultilevel"/>
    <w:tmpl w:val="AC20ED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90213F5"/>
    <w:multiLevelType w:val="hybridMultilevel"/>
    <w:tmpl w:val="7B80484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4">
    <w:nsid w:val="79DE7986"/>
    <w:multiLevelType w:val="hybridMultilevel"/>
    <w:tmpl w:val="95CAE4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7BEB49E0"/>
    <w:multiLevelType w:val="multilevel"/>
    <w:tmpl w:val="A392C2CE"/>
    <w:lvl w:ilvl="0">
      <w:start w:val="1"/>
      <w:numFmt w:val="bullet"/>
      <w:lvlText w:val=""/>
      <w:lvlJc w:val="left"/>
      <w:pPr>
        <w:tabs>
          <w:tab w:val="num" w:pos="960"/>
        </w:tabs>
        <w:ind w:left="960" w:hanging="360"/>
      </w:pPr>
      <w:rPr>
        <w:rFonts w:ascii="Symbol" w:hAnsi="Symbol" w:hint="default"/>
        <w:sz w:val="20"/>
      </w:rPr>
    </w:lvl>
    <w:lvl w:ilvl="1" w:tentative="1">
      <w:start w:val="1"/>
      <w:numFmt w:val="bullet"/>
      <w:lvlText w:val=""/>
      <w:lvlJc w:val="left"/>
      <w:pPr>
        <w:tabs>
          <w:tab w:val="num" w:pos="1680"/>
        </w:tabs>
        <w:ind w:left="1680" w:hanging="360"/>
      </w:pPr>
      <w:rPr>
        <w:rFonts w:ascii="Symbol" w:hAnsi="Symbol" w:hint="default"/>
        <w:sz w:val="20"/>
      </w:rPr>
    </w:lvl>
    <w:lvl w:ilvl="2" w:tentative="1">
      <w:start w:val="1"/>
      <w:numFmt w:val="bullet"/>
      <w:lvlText w:val=""/>
      <w:lvlJc w:val="left"/>
      <w:pPr>
        <w:tabs>
          <w:tab w:val="num" w:pos="2400"/>
        </w:tabs>
        <w:ind w:left="2400" w:hanging="360"/>
      </w:pPr>
      <w:rPr>
        <w:rFonts w:ascii="Symbol" w:hAnsi="Symbol" w:hint="default"/>
        <w:sz w:val="20"/>
      </w:rPr>
    </w:lvl>
    <w:lvl w:ilvl="3" w:tentative="1">
      <w:start w:val="1"/>
      <w:numFmt w:val="bullet"/>
      <w:lvlText w:val=""/>
      <w:lvlJc w:val="left"/>
      <w:pPr>
        <w:tabs>
          <w:tab w:val="num" w:pos="3120"/>
        </w:tabs>
        <w:ind w:left="3120" w:hanging="360"/>
      </w:pPr>
      <w:rPr>
        <w:rFonts w:ascii="Symbol" w:hAnsi="Symbol" w:hint="default"/>
        <w:sz w:val="20"/>
      </w:rPr>
    </w:lvl>
    <w:lvl w:ilvl="4" w:tentative="1">
      <w:start w:val="1"/>
      <w:numFmt w:val="bullet"/>
      <w:lvlText w:val=""/>
      <w:lvlJc w:val="left"/>
      <w:pPr>
        <w:tabs>
          <w:tab w:val="num" w:pos="3840"/>
        </w:tabs>
        <w:ind w:left="3840" w:hanging="360"/>
      </w:pPr>
      <w:rPr>
        <w:rFonts w:ascii="Symbol" w:hAnsi="Symbol" w:hint="default"/>
        <w:sz w:val="20"/>
      </w:rPr>
    </w:lvl>
    <w:lvl w:ilvl="5" w:tentative="1">
      <w:start w:val="1"/>
      <w:numFmt w:val="bullet"/>
      <w:lvlText w:val=""/>
      <w:lvlJc w:val="left"/>
      <w:pPr>
        <w:tabs>
          <w:tab w:val="num" w:pos="4560"/>
        </w:tabs>
        <w:ind w:left="4560" w:hanging="360"/>
      </w:pPr>
      <w:rPr>
        <w:rFonts w:ascii="Symbol" w:hAnsi="Symbol" w:hint="default"/>
        <w:sz w:val="20"/>
      </w:rPr>
    </w:lvl>
    <w:lvl w:ilvl="6" w:tentative="1">
      <w:start w:val="1"/>
      <w:numFmt w:val="bullet"/>
      <w:lvlText w:val=""/>
      <w:lvlJc w:val="left"/>
      <w:pPr>
        <w:tabs>
          <w:tab w:val="num" w:pos="5280"/>
        </w:tabs>
        <w:ind w:left="5280" w:hanging="360"/>
      </w:pPr>
      <w:rPr>
        <w:rFonts w:ascii="Symbol" w:hAnsi="Symbol" w:hint="default"/>
        <w:sz w:val="20"/>
      </w:rPr>
    </w:lvl>
    <w:lvl w:ilvl="7" w:tentative="1">
      <w:start w:val="1"/>
      <w:numFmt w:val="bullet"/>
      <w:lvlText w:val=""/>
      <w:lvlJc w:val="left"/>
      <w:pPr>
        <w:tabs>
          <w:tab w:val="num" w:pos="6000"/>
        </w:tabs>
        <w:ind w:left="6000" w:hanging="360"/>
      </w:pPr>
      <w:rPr>
        <w:rFonts w:ascii="Symbol" w:hAnsi="Symbol" w:hint="default"/>
        <w:sz w:val="20"/>
      </w:rPr>
    </w:lvl>
    <w:lvl w:ilvl="8" w:tentative="1">
      <w:start w:val="1"/>
      <w:numFmt w:val="bullet"/>
      <w:lvlText w:val=""/>
      <w:lvlJc w:val="left"/>
      <w:pPr>
        <w:tabs>
          <w:tab w:val="num" w:pos="6720"/>
        </w:tabs>
        <w:ind w:left="6720" w:hanging="360"/>
      </w:pPr>
      <w:rPr>
        <w:rFonts w:ascii="Symbol" w:hAnsi="Symbol" w:hint="default"/>
        <w:sz w:val="20"/>
      </w:rPr>
    </w:lvl>
  </w:abstractNum>
  <w:abstractNum w:abstractNumId="86">
    <w:nsid w:val="7E4A3DAC"/>
    <w:multiLevelType w:val="multilevel"/>
    <w:tmpl w:val="48D45F60"/>
    <w:lvl w:ilvl="0">
      <w:start w:val="1"/>
      <w:numFmt w:val="decimal"/>
      <w:pStyle w:val="OrderedList"/>
      <w:lvlText w:val="%1."/>
      <w:lvlJc w:val="left"/>
      <w:pPr>
        <w:tabs>
          <w:tab w:val="num" w:pos="720"/>
        </w:tabs>
        <w:ind w:left="720" w:hanging="36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1440"/>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87">
    <w:nsid w:val="7EB37A82"/>
    <w:multiLevelType w:val="hybridMultilevel"/>
    <w:tmpl w:val="2DD82C66"/>
    <w:lvl w:ilvl="0" w:tplc="9ACAAFE4">
      <w:start w:val="1"/>
      <w:numFmt w:val="bullet"/>
      <w:lvlText w:val=""/>
      <w:lvlJc w:val="left"/>
      <w:pPr>
        <w:tabs>
          <w:tab w:val="num" w:pos="1440"/>
        </w:tabs>
        <w:ind w:left="1440" w:hanging="360"/>
      </w:pPr>
      <w:rPr>
        <w:rFonts w:ascii="Symbol" w:hAnsi="Symbol" w:hint="default"/>
        <w:sz w:val="18"/>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88">
    <w:nsid w:val="7FE676FD"/>
    <w:multiLevelType w:val="hybridMultilevel"/>
    <w:tmpl w:val="3E6643EA"/>
    <w:lvl w:ilvl="0" w:tplc="F51E46E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8"/>
  </w:num>
  <w:num w:numId="2">
    <w:abstractNumId w:val="44"/>
  </w:num>
  <w:num w:numId="3">
    <w:abstractNumId w:val="10"/>
    <w:lvlOverride w:ilvl="0">
      <w:lvl w:ilvl="0">
        <w:start w:val="1"/>
        <w:numFmt w:val="bullet"/>
        <w:pStyle w:val="TableBullet"/>
        <w:lvlText w:val=""/>
        <w:lvlJc w:val="left"/>
        <w:pPr>
          <w:tabs>
            <w:tab w:val="num" w:pos="504"/>
          </w:tabs>
          <w:ind w:left="360" w:hanging="216"/>
        </w:pPr>
        <w:rPr>
          <w:rFonts w:ascii="Symbol" w:hAnsi="Symbol" w:hint="default"/>
        </w:rPr>
      </w:lvl>
    </w:lvlOverride>
  </w:num>
  <w:num w:numId="4">
    <w:abstractNumId w:val="81"/>
  </w:num>
  <w:num w:numId="5">
    <w:abstractNumId w:val="52"/>
  </w:num>
  <w:num w:numId="6">
    <w:abstractNumId w:val="14"/>
  </w:num>
  <w:num w:numId="7">
    <w:abstractNumId w:val="43"/>
  </w:num>
  <w:num w:numId="8">
    <w:abstractNumId w:val="37"/>
  </w:num>
  <w:num w:numId="9">
    <w:abstractNumId w:val="66"/>
  </w:num>
  <w:num w:numId="10">
    <w:abstractNumId w:val="86"/>
  </w:num>
  <w:num w:numId="11">
    <w:abstractNumId w:val="35"/>
  </w:num>
  <w:num w:numId="12">
    <w:abstractNumId w:val="87"/>
  </w:num>
  <w:num w:numId="13">
    <w:abstractNumId w:val="62"/>
  </w:num>
  <w:num w:numId="14">
    <w:abstractNumId w:val="43"/>
  </w:num>
  <w:num w:numId="15">
    <w:abstractNumId w:val="38"/>
  </w:num>
  <w:num w:numId="16">
    <w:abstractNumId w:val="85"/>
  </w:num>
  <w:num w:numId="17">
    <w:abstractNumId w:val="61"/>
  </w:num>
  <w:num w:numId="18">
    <w:abstractNumId w:val="43"/>
  </w:num>
  <w:num w:numId="19">
    <w:abstractNumId w:val="84"/>
  </w:num>
  <w:num w:numId="20">
    <w:abstractNumId w:val="76"/>
  </w:num>
  <w:num w:numId="21">
    <w:abstractNumId w:val="46"/>
  </w:num>
  <w:num w:numId="22">
    <w:abstractNumId w:val="79"/>
  </w:num>
  <w:num w:numId="23">
    <w:abstractNumId w:val="75"/>
  </w:num>
  <w:num w:numId="24">
    <w:abstractNumId w:val="64"/>
  </w:num>
  <w:num w:numId="25">
    <w:abstractNumId w:val="33"/>
  </w:num>
  <w:num w:numId="26">
    <w:abstractNumId w:val="73"/>
  </w:num>
  <w:num w:numId="27">
    <w:abstractNumId w:val="43"/>
  </w:num>
  <w:num w:numId="28">
    <w:abstractNumId w:val="43"/>
  </w:num>
  <w:num w:numId="29">
    <w:abstractNumId w:val="43"/>
  </w:num>
  <w:num w:numId="30">
    <w:abstractNumId w:val="43"/>
  </w:num>
  <w:num w:numId="31">
    <w:abstractNumId w:val="5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36"/>
  </w:num>
  <w:num w:numId="34">
    <w:abstractNumId w:val="68"/>
  </w:num>
  <w:num w:numId="35">
    <w:abstractNumId w:val="63"/>
  </w:num>
  <w:num w:numId="36">
    <w:abstractNumId w:val="20"/>
  </w:num>
  <w:num w:numId="37">
    <w:abstractNumId w:val="83"/>
  </w:num>
  <w:num w:numId="38">
    <w:abstractNumId w:val="28"/>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3"/>
  </w:num>
  <w:num w:numId="41">
    <w:abstractNumId w:val="13"/>
  </w:num>
  <w:num w:numId="42">
    <w:abstractNumId w:val="31"/>
  </w:num>
  <w:num w:numId="43">
    <w:abstractNumId w:val="26"/>
  </w:num>
  <w:num w:numId="44">
    <w:abstractNumId w:val="69"/>
  </w:num>
  <w:num w:numId="45">
    <w:abstractNumId w:val="82"/>
  </w:num>
  <w:num w:numId="46">
    <w:abstractNumId w:val="12"/>
  </w:num>
  <w:num w:numId="47">
    <w:abstractNumId w:val="15"/>
  </w:num>
  <w:num w:numId="48">
    <w:abstractNumId w:val="49"/>
  </w:num>
  <w:num w:numId="49">
    <w:abstractNumId w:val="53"/>
  </w:num>
  <w:num w:numId="50">
    <w:abstractNumId w:val="47"/>
  </w:num>
  <w:num w:numId="51">
    <w:abstractNumId w:val="60"/>
  </w:num>
  <w:num w:numId="52">
    <w:abstractNumId w:val="48"/>
  </w:num>
  <w:num w:numId="53">
    <w:abstractNumId w:val="11"/>
  </w:num>
  <w:num w:numId="54">
    <w:abstractNumId w:val="21"/>
  </w:num>
  <w:num w:numId="55">
    <w:abstractNumId w:val="43"/>
  </w:num>
  <w:num w:numId="56">
    <w:abstractNumId w:val="43"/>
  </w:num>
  <w:num w:numId="57">
    <w:abstractNumId w:val="43"/>
  </w:num>
  <w:num w:numId="58">
    <w:abstractNumId w:val="80"/>
  </w:num>
  <w:num w:numId="59">
    <w:abstractNumId w:val="88"/>
  </w:num>
  <w:num w:numId="60">
    <w:abstractNumId w:val="27"/>
  </w:num>
  <w:num w:numId="61">
    <w:abstractNumId w:val="67"/>
  </w:num>
  <w:num w:numId="62">
    <w:abstractNumId w:val="23"/>
  </w:num>
  <w:num w:numId="63">
    <w:abstractNumId w:val="77"/>
  </w:num>
  <w:num w:numId="64">
    <w:abstractNumId w:val="71"/>
  </w:num>
  <w:num w:numId="65">
    <w:abstractNumId w:val="40"/>
  </w:num>
  <w:num w:numId="66">
    <w:abstractNumId w:val="43"/>
  </w:num>
  <w:num w:numId="67">
    <w:abstractNumId w:val="25"/>
  </w:num>
  <w:num w:numId="68">
    <w:abstractNumId w:val="39"/>
  </w:num>
  <w:num w:numId="69">
    <w:abstractNumId w:val="42"/>
  </w:num>
  <w:num w:numId="70">
    <w:abstractNumId w:val="45"/>
  </w:num>
  <w:num w:numId="71">
    <w:abstractNumId w:val="55"/>
  </w:num>
  <w:num w:numId="72">
    <w:abstractNumId w:val="50"/>
  </w:num>
  <w:num w:numId="73">
    <w:abstractNumId w:val="41"/>
  </w:num>
  <w:num w:numId="74">
    <w:abstractNumId w:val="72"/>
  </w:num>
  <w:num w:numId="75">
    <w:abstractNumId w:val="24"/>
  </w:num>
  <w:num w:numId="76">
    <w:abstractNumId w:val="74"/>
  </w:num>
  <w:num w:numId="77">
    <w:abstractNumId w:val="51"/>
  </w:num>
  <w:num w:numId="78">
    <w:abstractNumId w:val="54"/>
  </w:num>
  <w:num w:numId="79">
    <w:abstractNumId w:val="65"/>
  </w:num>
  <w:num w:numId="80">
    <w:abstractNumId w:val="32"/>
  </w:num>
  <w:num w:numId="81">
    <w:abstractNumId w:val="29"/>
  </w:num>
  <w:num w:numId="82">
    <w:abstractNumId w:val="57"/>
  </w:num>
  <w:num w:numId="83">
    <w:abstractNumId w:val="34"/>
  </w:num>
  <w:num w:numId="84">
    <w:abstractNumId w:val="16"/>
  </w:num>
  <w:num w:numId="85">
    <w:abstractNumId w:val="18"/>
  </w:num>
  <w:num w:numId="86">
    <w:abstractNumId w:val="58"/>
  </w:num>
  <w:num w:numId="87">
    <w:abstractNumId w:val="70"/>
  </w:num>
  <w:num w:numId="88">
    <w:abstractNumId w:val="22"/>
  </w:num>
  <w:num w:numId="89">
    <w:abstractNumId w:val="9"/>
  </w:num>
  <w:num w:numId="90">
    <w:abstractNumId w:val="8"/>
  </w:num>
  <w:num w:numId="91">
    <w:abstractNumId w:val="3"/>
  </w:num>
  <w:num w:numId="92">
    <w:abstractNumId w:val="2"/>
  </w:num>
  <w:num w:numId="93">
    <w:abstractNumId w:val="1"/>
  </w:num>
  <w:num w:numId="94">
    <w:abstractNumId w:val="19"/>
  </w:num>
  <w:num w:numId="95">
    <w:abstractNumId w:val="8"/>
    <w:lvlOverride w:ilvl="0">
      <w:startOverride w:val="1"/>
    </w:lvlOverride>
  </w:num>
  <w:num w:numId="96">
    <w:abstractNumId w:val="8"/>
    <w:lvlOverride w:ilvl="0">
      <w:startOverride w:val="1"/>
    </w:lvlOverride>
  </w:num>
  <w:num w:numId="97">
    <w:abstractNumId w:val="8"/>
    <w:lvlOverride w:ilvl="0">
      <w:startOverride w:val="1"/>
    </w:lvlOverride>
  </w:num>
  <w:num w:numId="98">
    <w:abstractNumId w:val="17"/>
  </w:num>
  <w:num w:numId="99">
    <w:abstractNumId w:val="56"/>
  </w:num>
  <w:num w:numId="100">
    <w:abstractNumId w:val="56"/>
    <w:lvlOverride w:ilvl="0">
      <w:startOverride w:val="1"/>
    </w:lvlOverride>
  </w:num>
  <w:num w:numId="101">
    <w:abstractNumId w:val="56"/>
    <w:lvlOverride w:ilvl="0">
      <w:startOverride w:val="1"/>
    </w:lvlOverride>
  </w:num>
  <w:num w:numId="102">
    <w:abstractNumId w:val="56"/>
    <w:lvlOverride w:ilvl="0">
      <w:startOverride w:val="1"/>
    </w:lvlOverride>
  </w:num>
  <w:num w:numId="103">
    <w:abstractNumId w:val="7"/>
  </w:num>
  <w:num w:numId="104">
    <w:abstractNumId w:val="6"/>
  </w:num>
  <w:num w:numId="105">
    <w:abstractNumId w:val="5"/>
  </w:num>
  <w:num w:numId="106">
    <w:abstractNumId w:val="4"/>
  </w:num>
  <w:num w:numId="107">
    <w:abstractNumId w:val="0"/>
  </w:num>
  <w:num w:numId="108">
    <w:abstractNumId w:val="56"/>
    <w:lvlOverride w:ilvl="0">
      <w:startOverride w:val="1"/>
    </w:lvlOverride>
  </w:num>
  <w:num w:numId="109">
    <w:abstractNumId w:val="56"/>
    <w:lvlOverride w:ilvl="0">
      <w:startOverride w:val="1"/>
    </w:lvlOverride>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52C"/>
    <w:rsid w:val="00000EF0"/>
    <w:rsid w:val="00001EF3"/>
    <w:rsid w:val="00010A57"/>
    <w:rsid w:val="000153FE"/>
    <w:rsid w:val="000315BB"/>
    <w:rsid w:val="00032799"/>
    <w:rsid w:val="00040877"/>
    <w:rsid w:val="0004552C"/>
    <w:rsid w:val="00053C7E"/>
    <w:rsid w:val="000575D8"/>
    <w:rsid w:val="00073DFC"/>
    <w:rsid w:val="00083119"/>
    <w:rsid w:val="000A4A1C"/>
    <w:rsid w:val="000A5DCC"/>
    <w:rsid w:val="000B0F69"/>
    <w:rsid w:val="000B1AF6"/>
    <w:rsid w:val="000B75AE"/>
    <w:rsid w:val="000C4882"/>
    <w:rsid w:val="000C77D0"/>
    <w:rsid w:val="000D40AB"/>
    <w:rsid w:val="000E11B3"/>
    <w:rsid w:val="000E3329"/>
    <w:rsid w:val="000E46BA"/>
    <w:rsid w:val="000E7079"/>
    <w:rsid w:val="000F2DCA"/>
    <w:rsid w:val="0010049A"/>
    <w:rsid w:val="0011071A"/>
    <w:rsid w:val="00114348"/>
    <w:rsid w:val="00114D13"/>
    <w:rsid w:val="00130787"/>
    <w:rsid w:val="00135513"/>
    <w:rsid w:val="00141DDF"/>
    <w:rsid w:val="00142BEA"/>
    <w:rsid w:val="0014585F"/>
    <w:rsid w:val="001577AD"/>
    <w:rsid w:val="00162007"/>
    <w:rsid w:val="00166974"/>
    <w:rsid w:val="00173B78"/>
    <w:rsid w:val="00191DC6"/>
    <w:rsid w:val="00197712"/>
    <w:rsid w:val="00197B3C"/>
    <w:rsid w:val="001A52E8"/>
    <w:rsid w:val="001C0A21"/>
    <w:rsid w:val="001C7E4F"/>
    <w:rsid w:val="001F7499"/>
    <w:rsid w:val="00206FD1"/>
    <w:rsid w:val="0021017B"/>
    <w:rsid w:val="002156B6"/>
    <w:rsid w:val="002237F4"/>
    <w:rsid w:val="002471DA"/>
    <w:rsid w:val="00255292"/>
    <w:rsid w:val="00277125"/>
    <w:rsid w:val="00277DC2"/>
    <w:rsid w:val="00277F91"/>
    <w:rsid w:val="002952EE"/>
    <w:rsid w:val="00295F20"/>
    <w:rsid w:val="002A3B2C"/>
    <w:rsid w:val="002C7578"/>
    <w:rsid w:val="00304BFF"/>
    <w:rsid w:val="00306559"/>
    <w:rsid w:val="003068EE"/>
    <w:rsid w:val="00317F6C"/>
    <w:rsid w:val="003241B1"/>
    <w:rsid w:val="003248D1"/>
    <w:rsid w:val="00325C31"/>
    <w:rsid w:val="00346087"/>
    <w:rsid w:val="003550E5"/>
    <w:rsid w:val="00384B0E"/>
    <w:rsid w:val="003A0D06"/>
    <w:rsid w:val="003B3059"/>
    <w:rsid w:val="003B341E"/>
    <w:rsid w:val="003B488F"/>
    <w:rsid w:val="003C28E4"/>
    <w:rsid w:val="003C52B1"/>
    <w:rsid w:val="003C72F9"/>
    <w:rsid w:val="003C7654"/>
    <w:rsid w:val="003D77DB"/>
    <w:rsid w:val="003E2ABE"/>
    <w:rsid w:val="00422035"/>
    <w:rsid w:val="004250C5"/>
    <w:rsid w:val="004270A8"/>
    <w:rsid w:val="00432AE0"/>
    <w:rsid w:val="00436CBD"/>
    <w:rsid w:val="004447F2"/>
    <w:rsid w:val="00447D43"/>
    <w:rsid w:val="004670FC"/>
    <w:rsid w:val="004752A1"/>
    <w:rsid w:val="00477F0F"/>
    <w:rsid w:val="004A7576"/>
    <w:rsid w:val="004B625C"/>
    <w:rsid w:val="004C4F60"/>
    <w:rsid w:val="004D1ED5"/>
    <w:rsid w:val="004D44B2"/>
    <w:rsid w:val="004F11C8"/>
    <w:rsid w:val="004F7D76"/>
    <w:rsid w:val="005022F1"/>
    <w:rsid w:val="0050529E"/>
    <w:rsid w:val="00506D55"/>
    <w:rsid w:val="00510B13"/>
    <w:rsid w:val="00512023"/>
    <w:rsid w:val="00513910"/>
    <w:rsid w:val="0053043D"/>
    <w:rsid w:val="00535ACD"/>
    <w:rsid w:val="005470B2"/>
    <w:rsid w:val="0055782E"/>
    <w:rsid w:val="005643DE"/>
    <w:rsid w:val="00566EBC"/>
    <w:rsid w:val="005871DE"/>
    <w:rsid w:val="005902A4"/>
    <w:rsid w:val="00595094"/>
    <w:rsid w:val="005C775F"/>
    <w:rsid w:val="005D214B"/>
    <w:rsid w:val="005D6E35"/>
    <w:rsid w:val="005E5203"/>
    <w:rsid w:val="005F03F2"/>
    <w:rsid w:val="0060195C"/>
    <w:rsid w:val="0060289D"/>
    <w:rsid w:val="006603A5"/>
    <w:rsid w:val="00677566"/>
    <w:rsid w:val="006834B8"/>
    <w:rsid w:val="006912FD"/>
    <w:rsid w:val="00693841"/>
    <w:rsid w:val="006B51E3"/>
    <w:rsid w:val="006B6663"/>
    <w:rsid w:val="006C4BF5"/>
    <w:rsid w:val="006C6A91"/>
    <w:rsid w:val="006D5AAE"/>
    <w:rsid w:val="006D78F2"/>
    <w:rsid w:val="006E12EB"/>
    <w:rsid w:val="006E52F1"/>
    <w:rsid w:val="006E6E39"/>
    <w:rsid w:val="006F4CD1"/>
    <w:rsid w:val="00715B2D"/>
    <w:rsid w:val="00720F91"/>
    <w:rsid w:val="007264CF"/>
    <w:rsid w:val="007265C9"/>
    <w:rsid w:val="007306C7"/>
    <w:rsid w:val="00740693"/>
    <w:rsid w:val="00744A7D"/>
    <w:rsid w:val="0074670B"/>
    <w:rsid w:val="007505E1"/>
    <w:rsid w:val="007765DC"/>
    <w:rsid w:val="00794613"/>
    <w:rsid w:val="007A546D"/>
    <w:rsid w:val="007B384A"/>
    <w:rsid w:val="007B38CD"/>
    <w:rsid w:val="007B7D70"/>
    <w:rsid w:val="007D77AE"/>
    <w:rsid w:val="007F0164"/>
    <w:rsid w:val="007F4D63"/>
    <w:rsid w:val="00801C70"/>
    <w:rsid w:val="0082155C"/>
    <w:rsid w:val="00853A0E"/>
    <w:rsid w:val="00855068"/>
    <w:rsid w:val="008571A9"/>
    <w:rsid w:val="00857F1D"/>
    <w:rsid w:val="008623B0"/>
    <w:rsid w:val="008B2951"/>
    <w:rsid w:val="008C0CAF"/>
    <w:rsid w:val="008C28AF"/>
    <w:rsid w:val="008C59EC"/>
    <w:rsid w:val="008D3B5C"/>
    <w:rsid w:val="008E7E19"/>
    <w:rsid w:val="008F2068"/>
    <w:rsid w:val="008F469C"/>
    <w:rsid w:val="008F7A2B"/>
    <w:rsid w:val="0090013A"/>
    <w:rsid w:val="00900311"/>
    <w:rsid w:val="00903C33"/>
    <w:rsid w:val="00923B0B"/>
    <w:rsid w:val="009331D7"/>
    <w:rsid w:val="00941B20"/>
    <w:rsid w:val="00945A48"/>
    <w:rsid w:val="00952D91"/>
    <w:rsid w:val="00966D9E"/>
    <w:rsid w:val="009845E5"/>
    <w:rsid w:val="0099015F"/>
    <w:rsid w:val="009A3009"/>
    <w:rsid w:val="009A4E20"/>
    <w:rsid w:val="009C4708"/>
    <w:rsid w:val="009C5472"/>
    <w:rsid w:val="009C7431"/>
    <w:rsid w:val="009C7F0B"/>
    <w:rsid w:val="009D45D5"/>
    <w:rsid w:val="00A1332C"/>
    <w:rsid w:val="00A304EE"/>
    <w:rsid w:val="00A45AA6"/>
    <w:rsid w:val="00A62800"/>
    <w:rsid w:val="00AB3CE7"/>
    <w:rsid w:val="00AB5EE2"/>
    <w:rsid w:val="00AD065A"/>
    <w:rsid w:val="00AE024B"/>
    <w:rsid w:val="00AE27AD"/>
    <w:rsid w:val="00AF5939"/>
    <w:rsid w:val="00B104BF"/>
    <w:rsid w:val="00B32E38"/>
    <w:rsid w:val="00B3606F"/>
    <w:rsid w:val="00B364F5"/>
    <w:rsid w:val="00B51B6E"/>
    <w:rsid w:val="00B52505"/>
    <w:rsid w:val="00B54D8F"/>
    <w:rsid w:val="00B7312B"/>
    <w:rsid w:val="00B735BE"/>
    <w:rsid w:val="00B77A77"/>
    <w:rsid w:val="00B77CB6"/>
    <w:rsid w:val="00B8363A"/>
    <w:rsid w:val="00B856BD"/>
    <w:rsid w:val="00B85DE4"/>
    <w:rsid w:val="00B91BB8"/>
    <w:rsid w:val="00B92149"/>
    <w:rsid w:val="00B96019"/>
    <w:rsid w:val="00BA38D5"/>
    <w:rsid w:val="00BA5218"/>
    <w:rsid w:val="00BA77F3"/>
    <w:rsid w:val="00BB3909"/>
    <w:rsid w:val="00BB3EEB"/>
    <w:rsid w:val="00BB503A"/>
    <w:rsid w:val="00BB632D"/>
    <w:rsid w:val="00BC28E3"/>
    <w:rsid w:val="00BD7F24"/>
    <w:rsid w:val="00BE53D0"/>
    <w:rsid w:val="00BE5795"/>
    <w:rsid w:val="00BE75EF"/>
    <w:rsid w:val="00BF2F52"/>
    <w:rsid w:val="00C24EBE"/>
    <w:rsid w:val="00C40387"/>
    <w:rsid w:val="00C45531"/>
    <w:rsid w:val="00C724B0"/>
    <w:rsid w:val="00C95236"/>
    <w:rsid w:val="00CA33BB"/>
    <w:rsid w:val="00CA394A"/>
    <w:rsid w:val="00CA6464"/>
    <w:rsid w:val="00CC25F6"/>
    <w:rsid w:val="00CC5159"/>
    <w:rsid w:val="00CC58C3"/>
    <w:rsid w:val="00CC7D77"/>
    <w:rsid w:val="00CD6AB0"/>
    <w:rsid w:val="00CE2003"/>
    <w:rsid w:val="00CE2548"/>
    <w:rsid w:val="00CE7950"/>
    <w:rsid w:val="00CF0032"/>
    <w:rsid w:val="00CF0157"/>
    <w:rsid w:val="00CF67FB"/>
    <w:rsid w:val="00D265D6"/>
    <w:rsid w:val="00D42BC4"/>
    <w:rsid w:val="00D44F20"/>
    <w:rsid w:val="00D546BE"/>
    <w:rsid w:val="00D62AFF"/>
    <w:rsid w:val="00D63AE6"/>
    <w:rsid w:val="00D70BE5"/>
    <w:rsid w:val="00D7268D"/>
    <w:rsid w:val="00D8401A"/>
    <w:rsid w:val="00D91393"/>
    <w:rsid w:val="00D91394"/>
    <w:rsid w:val="00DA3F77"/>
    <w:rsid w:val="00DA5D38"/>
    <w:rsid w:val="00DA6845"/>
    <w:rsid w:val="00DA6955"/>
    <w:rsid w:val="00DC056E"/>
    <w:rsid w:val="00DC2D7A"/>
    <w:rsid w:val="00DC627E"/>
    <w:rsid w:val="00DD29E5"/>
    <w:rsid w:val="00DD68A6"/>
    <w:rsid w:val="00E07D2A"/>
    <w:rsid w:val="00E23BF0"/>
    <w:rsid w:val="00E30EF0"/>
    <w:rsid w:val="00E34971"/>
    <w:rsid w:val="00E35C9F"/>
    <w:rsid w:val="00E4160D"/>
    <w:rsid w:val="00E5161A"/>
    <w:rsid w:val="00E520ED"/>
    <w:rsid w:val="00E6312D"/>
    <w:rsid w:val="00E63F41"/>
    <w:rsid w:val="00E83C73"/>
    <w:rsid w:val="00EA0C60"/>
    <w:rsid w:val="00EA4128"/>
    <w:rsid w:val="00EA598C"/>
    <w:rsid w:val="00EC66F3"/>
    <w:rsid w:val="00ED0078"/>
    <w:rsid w:val="00EF2C0F"/>
    <w:rsid w:val="00F0489D"/>
    <w:rsid w:val="00F15BEF"/>
    <w:rsid w:val="00F3156A"/>
    <w:rsid w:val="00F318D7"/>
    <w:rsid w:val="00F36A6C"/>
    <w:rsid w:val="00F41272"/>
    <w:rsid w:val="00F62808"/>
    <w:rsid w:val="00F639AD"/>
    <w:rsid w:val="00F73104"/>
    <w:rsid w:val="00F74404"/>
    <w:rsid w:val="00F777CA"/>
    <w:rsid w:val="00F80B3E"/>
    <w:rsid w:val="00F83049"/>
    <w:rsid w:val="00FB1959"/>
    <w:rsid w:val="00FB54AB"/>
    <w:rsid w:val="00FC5122"/>
    <w:rsid w:val="00FC7DE2"/>
    <w:rsid w:val="00FD6626"/>
    <w:rsid w:val="00FF21FA"/>
    <w:rsid w:val="00FF7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qFormat="1"/>
    <w:lsdException w:name="annotation reference" w:uiPriority="99"/>
    <w:lsdException w:name="List Bullet" w:uiPriority="99"/>
    <w:lsdException w:name="List Number" w:uiPriority="99"/>
    <w:lsdException w:name="List Number 2" w:uiPriority="99"/>
    <w:lsdException w:name="List Number 3" w:uiPriority="99"/>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annotation subject" w:uiPriority="99"/>
    <w:lsdException w:name="No List" w:uiPriority="99"/>
    <w:lsdException w:name="Table Grid 1"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A3009"/>
    <w:pPr>
      <w:spacing w:after="120" w:line="260" w:lineRule="exact"/>
      <w:ind w:left="720"/>
    </w:pPr>
    <w:rPr>
      <w:rFonts w:ascii="Segoe" w:eastAsiaTheme="minorHAnsi" w:hAnsi="Segoe" w:cstheme="minorBidi"/>
      <w:sz w:val="19"/>
      <w:szCs w:val="22"/>
    </w:rPr>
  </w:style>
  <w:style w:type="paragraph" w:styleId="Heading1">
    <w:name w:val="heading 1"/>
    <w:next w:val="Normal"/>
    <w:link w:val="Heading1Char"/>
    <w:qFormat/>
    <w:rsid w:val="000E46BA"/>
    <w:pPr>
      <w:keepNext/>
      <w:keepLines/>
      <w:spacing w:before="240" w:line="440" w:lineRule="exact"/>
      <w:outlineLvl w:val="0"/>
    </w:pPr>
    <w:rPr>
      <w:rFonts w:ascii="Segoe" w:eastAsiaTheme="majorEastAsia" w:hAnsi="Segoe" w:cstheme="majorBidi"/>
      <w:b/>
      <w:bCs/>
      <w:sz w:val="36"/>
      <w:szCs w:val="28"/>
    </w:rPr>
  </w:style>
  <w:style w:type="paragraph" w:styleId="Heading2">
    <w:name w:val="heading 2"/>
    <w:basedOn w:val="Normal"/>
    <w:next w:val="Normal"/>
    <w:link w:val="Heading2Char"/>
    <w:qFormat/>
    <w:rsid w:val="000E46BA"/>
    <w:pPr>
      <w:keepNext/>
      <w:keepLines/>
      <w:spacing w:after="0" w:line="400" w:lineRule="exact"/>
      <w:ind w:left="0"/>
      <w:outlineLvl w:val="1"/>
    </w:pPr>
    <w:rPr>
      <w:rFonts w:ascii="Segoe Semibold" w:eastAsiaTheme="majorEastAsia" w:hAnsi="Segoe Semibold" w:cstheme="majorBidi"/>
      <w:bCs/>
      <w:sz w:val="36"/>
      <w:szCs w:val="26"/>
    </w:rPr>
  </w:style>
  <w:style w:type="paragraph" w:styleId="Heading3">
    <w:name w:val="heading 3"/>
    <w:basedOn w:val="Normal"/>
    <w:next w:val="Normal"/>
    <w:link w:val="Heading3Char"/>
    <w:qFormat/>
    <w:rsid w:val="000E46BA"/>
    <w:pPr>
      <w:keepNext/>
      <w:keepLines/>
      <w:spacing w:before="240" w:after="60" w:line="280" w:lineRule="exact"/>
      <w:outlineLvl w:val="2"/>
    </w:pPr>
    <w:rPr>
      <w:rFonts w:ascii="Segoe Semibold" w:eastAsiaTheme="majorEastAsia" w:hAnsi="Segoe Semibold" w:cstheme="majorBidi"/>
      <w:bCs/>
      <w:sz w:val="26"/>
    </w:rPr>
  </w:style>
  <w:style w:type="paragraph" w:styleId="Heading4">
    <w:name w:val="heading 4"/>
    <w:basedOn w:val="Normal"/>
    <w:next w:val="Normal"/>
    <w:link w:val="Heading4Char"/>
    <w:rsid w:val="000E46BA"/>
    <w:pPr>
      <w:keepNext/>
      <w:keepLines/>
      <w:spacing w:before="180" w:after="60"/>
      <w:outlineLvl w:val="3"/>
    </w:pPr>
    <w:rPr>
      <w:rFonts w:eastAsiaTheme="majorEastAsia" w:cstheme="majorBidi"/>
      <w:b/>
      <w:bCs/>
      <w:iCs/>
      <w:sz w:val="22"/>
    </w:rPr>
  </w:style>
  <w:style w:type="paragraph" w:styleId="Heading5">
    <w:name w:val="heading 5"/>
    <w:basedOn w:val="Normal"/>
    <w:next w:val="Normal"/>
    <w:link w:val="Heading5Char"/>
    <w:uiPriority w:val="9"/>
    <w:rsid w:val="000E46BA"/>
    <w:pPr>
      <w:keepNext/>
      <w:keepLines/>
      <w:spacing w:before="180" w:after="60"/>
      <w:outlineLvl w:val="4"/>
    </w:pPr>
    <w:rPr>
      <w:rFonts w:eastAsiaTheme="majorEastAsia" w:cstheme="majorBidi"/>
      <w:b/>
      <w:sz w:val="22"/>
    </w:rPr>
  </w:style>
  <w:style w:type="paragraph" w:styleId="Heading6">
    <w:name w:val="heading 6"/>
    <w:basedOn w:val="Normal"/>
    <w:next w:val="Normal"/>
    <w:qFormat/>
    <w:pPr>
      <w:tabs>
        <w:tab w:val="left" w:pos="1440"/>
      </w:tabs>
      <w:spacing w:before="240" w:after="60"/>
      <w:outlineLvl w:val="5"/>
    </w:pPr>
    <w:rPr>
      <w:rFonts w:ascii="Times New Roman" w:hAnsi="Times New Roman"/>
      <w:b/>
      <w:sz w:val="22"/>
    </w:rPr>
  </w:style>
  <w:style w:type="paragraph" w:styleId="Heading7">
    <w:name w:val="heading 7"/>
    <w:basedOn w:val="Normal"/>
    <w:next w:val="Normal"/>
    <w:qFormat/>
    <w:pPr>
      <w:tabs>
        <w:tab w:val="left" w:pos="1584"/>
      </w:tabs>
      <w:spacing w:before="240" w:after="60"/>
      <w:outlineLvl w:val="6"/>
    </w:pPr>
    <w:rPr>
      <w:rFonts w:ascii="Times New Roman" w:hAnsi="Times New Roman"/>
      <w:sz w:val="24"/>
    </w:rPr>
  </w:style>
  <w:style w:type="paragraph" w:styleId="Heading8">
    <w:name w:val="heading 8"/>
    <w:basedOn w:val="Normal"/>
    <w:next w:val="Normal"/>
    <w:qFormat/>
    <w:pPr>
      <w:spacing w:before="240" w:after="60"/>
      <w:outlineLvl w:val="7"/>
    </w:pPr>
    <w:rPr>
      <w:rFonts w:ascii="Times New Roman" w:hAnsi="Times New Roman"/>
      <w:i/>
      <w:sz w:val="24"/>
    </w:rPr>
  </w:style>
  <w:style w:type="paragraph" w:styleId="Heading9">
    <w:name w:val="heading 9"/>
    <w:basedOn w:val="Normal"/>
    <w:next w:val="Normal"/>
    <w:qFormat/>
    <w:pPr>
      <w:tabs>
        <w:tab w:val="left" w:pos="1872"/>
      </w:tabs>
      <w:spacing w:before="240" w:after="60"/>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20"/>
    </w:pPr>
  </w:style>
  <w:style w:type="paragraph" w:customStyle="1" w:styleId="TableBullet">
    <w:name w:val="Table Bullet"/>
    <w:basedOn w:val="Normal"/>
    <w:pPr>
      <w:widowControl w:val="0"/>
      <w:numPr>
        <w:numId w:val="3"/>
      </w:numPr>
      <w:tabs>
        <w:tab w:val="left" w:pos="360"/>
      </w:tabs>
      <w:spacing w:after="20"/>
      <w:ind w:right="144"/>
    </w:pPr>
    <w:rPr>
      <w:sz w:val="18"/>
    </w:rPr>
  </w:style>
  <w:style w:type="paragraph" w:customStyle="1" w:styleId="TableHeading">
    <w:name w:val="Table Heading"/>
    <w:basedOn w:val="Normal"/>
    <w:next w:val="Normal"/>
    <w:pPr>
      <w:widowControl w:val="0"/>
      <w:spacing w:before="20" w:after="20"/>
    </w:pPr>
    <w:rPr>
      <w:b/>
      <w:color w:val="000000"/>
      <w:sz w:val="18"/>
    </w:rPr>
  </w:style>
  <w:style w:type="paragraph" w:customStyle="1" w:styleId="TableText">
    <w:name w:val="Table Text"/>
    <w:basedOn w:val="Normal"/>
    <w:pPr>
      <w:widowControl w:val="0"/>
      <w:numPr>
        <w:ilvl w:val="12"/>
      </w:numPr>
      <w:spacing w:before="20" w:after="20"/>
      <w:ind w:left="720"/>
    </w:pPr>
    <w:rPr>
      <w:color w:val="000000"/>
      <w:sz w:val="18"/>
    </w:rPr>
  </w:style>
  <w:style w:type="paragraph" w:styleId="TOC1">
    <w:name w:val="toc 1"/>
    <w:basedOn w:val="Normal"/>
    <w:next w:val="Normal"/>
    <w:uiPriority w:val="39"/>
    <w:pPr>
      <w:tabs>
        <w:tab w:val="left" w:pos="720"/>
        <w:tab w:val="right" w:leader="dot" w:pos="8352"/>
      </w:tabs>
      <w:spacing w:before="120"/>
      <w:ind w:hanging="432"/>
    </w:pPr>
    <w:rPr>
      <w:b/>
      <w:bCs/>
      <w:szCs w:val="24"/>
    </w:rPr>
  </w:style>
  <w:style w:type="paragraph" w:styleId="TOC2">
    <w:name w:val="toc 2"/>
    <w:basedOn w:val="Normal"/>
    <w:next w:val="Normal"/>
    <w:uiPriority w:val="39"/>
    <w:pPr>
      <w:tabs>
        <w:tab w:val="left" w:pos="1440"/>
        <w:tab w:val="right" w:leader="dot" w:pos="8352"/>
      </w:tabs>
      <w:ind w:left="1728" w:hanging="720"/>
    </w:pPr>
    <w:rPr>
      <w:noProof/>
      <w:sz w:val="18"/>
      <w:szCs w:val="24"/>
    </w:rPr>
  </w:style>
  <w:style w:type="paragraph" w:styleId="TOC3">
    <w:name w:val="toc 3"/>
    <w:basedOn w:val="TOC2"/>
    <w:next w:val="Normal"/>
    <w:uiPriority w:val="39"/>
    <w:pPr>
      <w:ind w:left="2160"/>
    </w:pPr>
    <w:rPr>
      <w:iCs/>
    </w:rPr>
  </w:style>
  <w:style w:type="paragraph" w:customStyle="1" w:styleId="TableNumber">
    <w:name w:val="Table Number"/>
    <w:basedOn w:val="TableText"/>
    <w:pPr>
      <w:numPr>
        <w:ilvl w:val="0"/>
        <w:numId w:val="1"/>
      </w:numPr>
      <w:tabs>
        <w:tab w:val="left" w:pos="360"/>
      </w:tabs>
      <w:spacing w:before="0"/>
    </w:pPr>
  </w:style>
  <w:style w:type="paragraph" w:styleId="Header">
    <w:name w:val="header"/>
    <w:basedOn w:val="Normal"/>
    <w:link w:val="HeaderChar"/>
    <w:uiPriority w:val="99"/>
    <w:rsid w:val="000E46BA"/>
    <w:pPr>
      <w:tabs>
        <w:tab w:val="center" w:pos="4680"/>
        <w:tab w:val="right" w:pos="9360"/>
      </w:tabs>
      <w:spacing w:after="0" w:line="240" w:lineRule="auto"/>
    </w:pPr>
  </w:style>
  <w:style w:type="paragraph" w:styleId="Footer">
    <w:name w:val="footer"/>
    <w:basedOn w:val="Normal"/>
    <w:link w:val="FooterChar"/>
    <w:uiPriority w:val="99"/>
    <w:rsid w:val="000E46BA"/>
    <w:pPr>
      <w:tabs>
        <w:tab w:val="center" w:pos="4680"/>
        <w:tab w:val="right" w:pos="9360"/>
      </w:tabs>
      <w:spacing w:after="0" w:line="240" w:lineRule="auto"/>
    </w:pPr>
  </w:style>
  <w:style w:type="paragraph" w:customStyle="1" w:styleId="MainTitle">
    <w:name w:val="Main Title"/>
    <w:basedOn w:val="Normal"/>
    <w:pPr>
      <w:spacing w:before="240" w:after="360"/>
      <w:jc w:val="center"/>
    </w:pPr>
    <w:rPr>
      <w:b/>
      <w:sz w:val="36"/>
    </w:rPr>
  </w:style>
  <w:style w:type="paragraph" w:customStyle="1" w:styleId="Instructions">
    <w:name w:val="Instructions"/>
    <w:basedOn w:val="BodyText"/>
    <w:next w:val="Normal"/>
    <w:pPr>
      <w:ind w:right="720"/>
    </w:pPr>
    <w:rPr>
      <w:i/>
      <w:vanish/>
      <w:color w:val="FF0000"/>
    </w:rPr>
  </w:style>
  <w:style w:type="paragraph" w:customStyle="1" w:styleId="HeaderLandscape">
    <w:name w:val="Header Landscape"/>
    <w:basedOn w:val="Normal"/>
    <w:pPr>
      <w:tabs>
        <w:tab w:val="center" w:pos="6120"/>
        <w:tab w:val="right" w:pos="12240"/>
      </w:tabs>
    </w:pPr>
    <w:rPr>
      <w:i/>
      <w:sz w:val="18"/>
    </w:rPr>
  </w:style>
  <w:style w:type="paragraph" w:customStyle="1" w:styleId="FooterLandscape">
    <w:name w:val="Footer Landscape"/>
    <w:basedOn w:val="HeaderLandscape"/>
  </w:style>
  <w:style w:type="paragraph" w:customStyle="1" w:styleId="Bullet">
    <w:name w:val="Bullet"/>
    <w:basedOn w:val="Normal"/>
    <w:pPr>
      <w:numPr>
        <w:numId w:val="6"/>
      </w:numPr>
      <w:tabs>
        <w:tab w:val="left" w:pos="720"/>
      </w:tabs>
      <w:spacing w:after="60"/>
      <w:ind w:left="720" w:right="720"/>
    </w:pPr>
  </w:style>
  <w:style w:type="character" w:styleId="Hyperlink">
    <w:name w:val="Hyperlink"/>
    <w:basedOn w:val="Strong"/>
    <w:uiPriority w:val="99"/>
    <w:rsid w:val="000E46BA"/>
    <w:rPr>
      <w:b w:val="0"/>
      <w:bCs/>
      <w:color w:val="0000FF"/>
      <w:u w:val="none"/>
    </w:rPr>
  </w:style>
  <w:style w:type="paragraph" w:styleId="TOC4">
    <w:name w:val="toc 4"/>
    <w:basedOn w:val="TOC3"/>
    <w:next w:val="Normal"/>
    <w:semiHidden/>
    <w:pPr>
      <w:ind w:left="3168" w:hanging="1008"/>
    </w:pPr>
    <w:rPr>
      <w:szCs w:val="21"/>
    </w:rPr>
  </w:style>
  <w:style w:type="paragraph" w:styleId="FootnoteText">
    <w:name w:val="footnote text"/>
    <w:basedOn w:val="Normal"/>
    <w:semiHidden/>
    <w:rPr>
      <w:sz w:val="18"/>
    </w:rPr>
  </w:style>
  <w:style w:type="paragraph" w:customStyle="1" w:styleId="Instructionsbullet">
    <w:name w:val="Instructions bullet"/>
    <w:basedOn w:val="Instructions"/>
    <w:pPr>
      <w:numPr>
        <w:numId w:val="4"/>
      </w:numPr>
      <w:tabs>
        <w:tab w:val="clear" w:pos="1368"/>
        <w:tab w:val="left" w:pos="1440"/>
      </w:tabs>
      <w:spacing w:before="0" w:after="60"/>
      <w:ind w:left="1440"/>
    </w:pPr>
    <w:rPr>
      <w:i w:val="0"/>
    </w:rPr>
  </w:style>
  <w:style w:type="character" w:styleId="PageNumber">
    <w:name w:val="page number"/>
    <w:basedOn w:val="DefaultParagraphFont"/>
  </w:style>
  <w:style w:type="paragraph" w:styleId="DocumentMap">
    <w:name w:val="Document Map"/>
    <w:basedOn w:val="Normal"/>
    <w:semiHidden/>
    <w:pPr>
      <w:shd w:val="clear" w:color="auto" w:fill="000080"/>
    </w:pPr>
    <w:rPr>
      <w:rFonts w:ascii="Tahoma" w:hAnsi="Tahoma"/>
    </w:rPr>
  </w:style>
  <w:style w:type="character" w:styleId="FollowedHyperlink">
    <w:name w:val="FollowedHyperlink"/>
    <w:rPr>
      <w:color w:val="800080"/>
      <w:sz w:val="20"/>
      <w:u w:val="single"/>
    </w:rPr>
  </w:style>
  <w:style w:type="paragraph" w:styleId="TOC5">
    <w:name w:val="toc 5"/>
    <w:basedOn w:val="Normal"/>
    <w:next w:val="Normal"/>
    <w:semiHidden/>
    <w:pPr>
      <w:ind w:left="800"/>
    </w:pPr>
    <w:rPr>
      <w:rFonts w:ascii="Times New Roman" w:hAnsi="Times New Roman"/>
      <w:szCs w:val="21"/>
    </w:rPr>
  </w:style>
  <w:style w:type="paragraph" w:styleId="TOC6">
    <w:name w:val="toc 6"/>
    <w:basedOn w:val="Normal"/>
    <w:next w:val="Normal"/>
    <w:semiHidden/>
    <w:pPr>
      <w:ind w:left="1000"/>
    </w:pPr>
    <w:rPr>
      <w:rFonts w:ascii="Times New Roman" w:hAnsi="Times New Roman"/>
      <w:szCs w:val="21"/>
    </w:rPr>
  </w:style>
  <w:style w:type="paragraph" w:styleId="TOC7">
    <w:name w:val="toc 7"/>
    <w:basedOn w:val="Normal"/>
    <w:next w:val="Normal"/>
    <w:semiHidden/>
    <w:pPr>
      <w:ind w:left="1200"/>
    </w:pPr>
    <w:rPr>
      <w:rFonts w:ascii="Times New Roman" w:hAnsi="Times New Roman"/>
      <w:szCs w:val="21"/>
    </w:rPr>
  </w:style>
  <w:style w:type="paragraph" w:styleId="TOC8">
    <w:name w:val="toc 8"/>
    <w:basedOn w:val="Normal"/>
    <w:next w:val="Normal"/>
    <w:semiHidden/>
    <w:pPr>
      <w:ind w:left="1400"/>
    </w:pPr>
    <w:rPr>
      <w:rFonts w:ascii="Times New Roman" w:hAnsi="Times New Roman"/>
      <w:szCs w:val="21"/>
    </w:rPr>
  </w:style>
  <w:style w:type="paragraph" w:styleId="TOC9">
    <w:name w:val="toc 9"/>
    <w:basedOn w:val="Normal"/>
    <w:next w:val="Normal"/>
    <w:semiHidden/>
    <w:pPr>
      <w:ind w:left="1600"/>
    </w:pPr>
    <w:rPr>
      <w:rFonts w:ascii="Times New Roman" w:hAnsi="Times New Roman"/>
      <w:szCs w:val="21"/>
    </w:rPr>
  </w:style>
  <w:style w:type="paragraph" w:styleId="NormalWeb">
    <w:name w:val="Normal (Web)"/>
    <w:basedOn w:val="Normal"/>
    <w:pPr>
      <w:spacing w:before="100" w:after="100"/>
    </w:pPr>
    <w:rPr>
      <w:rFonts w:ascii="Times New Roman" w:hAnsi="Times New Roman"/>
      <w:sz w:val="24"/>
    </w:rPr>
  </w:style>
  <w:style w:type="paragraph" w:styleId="BlockText">
    <w:name w:val="Block Text"/>
    <w:basedOn w:val="Normal"/>
    <w:pPr>
      <w:ind w:left="1440" w:right="1440"/>
    </w:pPr>
  </w:style>
  <w:style w:type="paragraph" w:customStyle="1" w:styleId="Graphic">
    <w:name w:val="Graphic"/>
    <w:basedOn w:val="Normal"/>
    <w:next w:val="Normal"/>
    <w:autoRedefine/>
    <w:pPr>
      <w:spacing w:before="120"/>
      <w:jc w:val="center"/>
    </w:pPr>
  </w:style>
  <w:style w:type="paragraph" w:customStyle="1" w:styleId="Sub-Title">
    <w:name w:val="Sub-Title"/>
    <w:basedOn w:val="MainTitle"/>
    <w:next w:val="BodyText"/>
    <w:pPr>
      <w:spacing w:before="0" w:after="0"/>
    </w:pPr>
  </w:style>
  <w:style w:type="paragraph" w:customStyle="1" w:styleId="TitlePageInformation">
    <w:name w:val="Title Page Information"/>
    <w:basedOn w:val="Normal"/>
    <w:pPr>
      <w:tabs>
        <w:tab w:val="left" w:pos="4590"/>
      </w:tabs>
      <w:ind w:left="2610"/>
    </w:pPr>
    <w:rPr>
      <w:b/>
    </w:rPr>
  </w:style>
  <w:style w:type="paragraph" w:customStyle="1" w:styleId="HeadingTOC">
    <w:name w:val="Heading TOC"/>
    <w:basedOn w:val="Heading1"/>
    <w:next w:val="BodyText"/>
  </w:style>
  <w:style w:type="paragraph" w:customStyle="1" w:styleId="OrderedList">
    <w:name w:val="Ordered List"/>
    <w:basedOn w:val="Normal"/>
    <w:pPr>
      <w:numPr>
        <w:numId w:val="10"/>
      </w:numPr>
      <w:spacing w:after="60"/>
      <w:ind w:right="720"/>
    </w:pPr>
  </w:style>
  <w:style w:type="paragraph" w:customStyle="1" w:styleId="Orderedsub-list">
    <w:name w:val="Ordered sub-list"/>
    <w:basedOn w:val="BodyText"/>
    <w:pPr>
      <w:numPr>
        <w:numId w:val="9"/>
      </w:numPr>
      <w:tabs>
        <w:tab w:val="clear" w:pos="1800"/>
        <w:tab w:val="left" w:pos="2160"/>
      </w:tabs>
      <w:spacing w:before="0" w:after="60"/>
      <w:ind w:left="2160" w:right="720"/>
    </w:pPr>
  </w:style>
  <w:style w:type="paragraph" w:customStyle="1" w:styleId="Bulletsub-bullet">
    <w:name w:val="Bullet sub-bullet"/>
    <w:basedOn w:val="Bullet"/>
    <w:pPr>
      <w:tabs>
        <w:tab w:val="clear" w:pos="720"/>
        <w:tab w:val="left" w:pos="2160"/>
      </w:tabs>
      <w:ind w:left="2160"/>
    </w:pPr>
  </w:style>
  <w:style w:type="paragraph" w:styleId="Caption">
    <w:name w:val="caption"/>
    <w:basedOn w:val="Normal"/>
    <w:next w:val="Normal"/>
    <w:qFormat/>
    <w:pPr>
      <w:ind w:left="360"/>
    </w:pPr>
    <w:rPr>
      <w:bCs/>
    </w:rPr>
  </w:style>
  <w:style w:type="paragraph" w:customStyle="1" w:styleId="TitlePageNotes">
    <w:name w:val="Title Page Notes"/>
    <w:basedOn w:val="Normal"/>
    <w:pPr>
      <w:spacing w:before="60" w:after="60"/>
      <w:ind w:right="720"/>
    </w:pPr>
    <w:rPr>
      <w:bCs/>
      <w:i/>
      <w:sz w:val="18"/>
    </w:rPr>
  </w:style>
  <w:style w:type="paragraph" w:customStyle="1" w:styleId="bulletin">
    <w:name w:val="bullet in"/>
    <w:basedOn w:val="Bullet"/>
    <w:pPr>
      <w:numPr>
        <w:numId w:val="5"/>
      </w:numPr>
      <w:tabs>
        <w:tab w:val="clear" w:pos="720"/>
        <w:tab w:val="clear" w:pos="1440"/>
        <w:tab w:val="num" w:pos="2520"/>
      </w:tabs>
      <w:spacing w:before="60"/>
      <w:ind w:left="2520" w:right="288"/>
    </w:pPr>
    <w:rPr>
      <w:color w:val="000000"/>
    </w:rPr>
  </w:style>
  <w:style w:type="paragraph" w:customStyle="1" w:styleId="TitlePageNotesBullet">
    <w:name w:val="Title Page Notes Bullet"/>
    <w:basedOn w:val="TitlePageNotes"/>
    <w:pPr>
      <w:numPr>
        <w:numId w:val="11"/>
      </w:numPr>
    </w:pPr>
  </w:style>
  <w:style w:type="character" w:styleId="FootnoteReference">
    <w:name w:val="footnote reference"/>
    <w:semiHidden/>
    <w:rPr>
      <w:vertAlign w:val="superscript"/>
    </w:rPr>
  </w:style>
  <w:style w:type="paragraph" w:styleId="BalloonText">
    <w:name w:val="Balloon Text"/>
    <w:basedOn w:val="Normal"/>
    <w:link w:val="BalloonTextChar"/>
    <w:uiPriority w:val="99"/>
    <w:semiHidden/>
    <w:rsid w:val="000E46BA"/>
    <w:pPr>
      <w:spacing w:after="0" w:line="240" w:lineRule="auto"/>
    </w:pPr>
    <w:rPr>
      <w:rFonts w:ascii="Tahoma" w:hAnsi="Tahoma" w:cs="Tahoma"/>
      <w:sz w:val="16"/>
      <w:szCs w:val="16"/>
    </w:rPr>
  </w:style>
  <w:style w:type="paragraph" w:customStyle="1" w:styleId="bullet0">
    <w:name w:val="bullet"/>
    <w:basedOn w:val="Normal"/>
    <w:pPr>
      <w:numPr>
        <w:numId w:val="2"/>
      </w:numPr>
      <w:spacing w:before="60" w:after="60"/>
      <w:ind w:right="720"/>
    </w:pPr>
    <w:rPr>
      <w:color w:val="000000"/>
    </w:rPr>
  </w:style>
  <w:style w:type="paragraph" w:customStyle="1" w:styleId="instructionsbullet0">
    <w:name w:val="instructions bullet"/>
    <w:basedOn w:val="bullet0"/>
    <w:pPr>
      <w:numPr>
        <w:numId w:val="0"/>
      </w:numPr>
      <w:tabs>
        <w:tab w:val="num" w:pos="360"/>
      </w:tabs>
      <w:ind w:left="1368" w:hanging="360"/>
    </w:pPr>
    <w:rPr>
      <w:i/>
      <w:color w:val="FF0000"/>
    </w:rPr>
  </w:style>
  <w:style w:type="paragraph" w:customStyle="1" w:styleId="para">
    <w:name w:val="para"/>
    <w:basedOn w:val="Normal"/>
    <w:rsid w:val="006603A5"/>
    <w:pPr>
      <w:spacing w:before="100" w:beforeAutospacing="1" w:after="100" w:afterAutospacing="1"/>
    </w:pPr>
    <w:rPr>
      <w:rFonts w:ascii="Times New Roman" w:hAnsi="Times New Roman"/>
      <w:sz w:val="24"/>
      <w:szCs w:val="24"/>
    </w:rPr>
  </w:style>
  <w:style w:type="character" w:customStyle="1" w:styleId="ui">
    <w:name w:val="ui"/>
    <w:rsid w:val="006603A5"/>
  </w:style>
  <w:style w:type="character" w:customStyle="1" w:styleId="apple-converted-space">
    <w:name w:val="apple-converted-space"/>
    <w:rsid w:val="006603A5"/>
  </w:style>
  <w:style w:type="character" w:customStyle="1" w:styleId="notlocalizable">
    <w:name w:val="notlocalizable"/>
    <w:rsid w:val="006603A5"/>
  </w:style>
  <w:style w:type="paragraph" w:styleId="NoSpacing">
    <w:name w:val="No Spacing"/>
    <w:link w:val="NoSpacingChar"/>
    <w:uiPriority w:val="1"/>
    <w:qFormat/>
    <w:rsid w:val="002156B6"/>
    <w:rPr>
      <w:rFonts w:ascii="Calibri" w:hAnsi="Calibri"/>
      <w:sz w:val="22"/>
      <w:szCs w:val="22"/>
    </w:rPr>
  </w:style>
  <w:style w:type="character" w:customStyle="1" w:styleId="NoSpacingChar">
    <w:name w:val="No Spacing Char"/>
    <w:link w:val="NoSpacing"/>
    <w:uiPriority w:val="1"/>
    <w:rsid w:val="002156B6"/>
    <w:rPr>
      <w:rFonts w:ascii="Calibri" w:hAnsi="Calibri"/>
      <w:sz w:val="22"/>
      <w:szCs w:val="22"/>
    </w:rPr>
  </w:style>
  <w:style w:type="character" w:customStyle="1" w:styleId="ppBodyTextChar">
    <w:name w:val="pp Body Text Char"/>
    <w:link w:val="ppBodyText"/>
    <w:locked/>
    <w:rsid w:val="00D265D6"/>
    <w:rPr>
      <w:lang w:bidi="en-US"/>
    </w:rPr>
  </w:style>
  <w:style w:type="paragraph" w:customStyle="1" w:styleId="ppBodyText">
    <w:name w:val="pp Body Text"/>
    <w:link w:val="ppBodyTextChar"/>
    <w:qFormat/>
    <w:rsid w:val="00D265D6"/>
    <w:pPr>
      <w:numPr>
        <w:ilvl w:val="1"/>
        <w:numId w:val="31"/>
      </w:numPr>
      <w:spacing w:after="120" w:line="276" w:lineRule="auto"/>
    </w:pPr>
    <w:rPr>
      <w:lang w:bidi="en-US"/>
    </w:rPr>
  </w:style>
  <w:style w:type="paragraph" w:customStyle="1" w:styleId="ppBodyTextIndent">
    <w:name w:val="pp Body Text Indent"/>
    <w:basedOn w:val="ppBodyText"/>
    <w:rsid w:val="00D265D6"/>
    <w:pPr>
      <w:numPr>
        <w:ilvl w:val="2"/>
      </w:numPr>
      <w:tabs>
        <w:tab w:val="num" w:pos="360"/>
        <w:tab w:val="num" w:pos="2160"/>
      </w:tabs>
      <w:ind w:left="2160" w:hanging="180"/>
    </w:pPr>
  </w:style>
  <w:style w:type="paragraph" w:customStyle="1" w:styleId="ppBodyTextIndent2">
    <w:name w:val="pp Body Text Indent 2"/>
    <w:basedOn w:val="ppBodyTextIndent"/>
    <w:rsid w:val="00D265D6"/>
    <w:pPr>
      <w:numPr>
        <w:ilvl w:val="3"/>
      </w:numPr>
      <w:tabs>
        <w:tab w:val="num" w:pos="360"/>
        <w:tab w:val="num" w:pos="2160"/>
        <w:tab w:val="num" w:pos="2880"/>
      </w:tabs>
      <w:ind w:left="2880" w:hanging="360"/>
    </w:pPr>
  </w:style>
  <w:style w:type="paragraph" w:customStyle="1" w:styleId="ppBodyTextIndent3">
    <w:name w:val="pp Body Text Indent 3"/>
    <w:basedOn w:val="ppBodyTextIndent2"/>
    <w:rsid w:val="00D265D6"/>
    <w:pPr>
      <w:numPr>
        <w:ilvl w:val="4"/>
      </w:numPr>
      <w:tabs>
        <w:tab w:val="num" w:pos="360"/>
        <w:tab w:val="num" w:pos="2160"/>
        <w:tab w:val="num" w:pos="3600"/>
      </w:tabs>
      <w:ind w:left="3600" w:hanging="360"/>
    </w:pPr>
  </w:style>
  <w:style w:type="character" w:styleId="Strong">
    <w:name w:val="Strong"/>
    <w:aliases w:val="Bold"/>
    <w:qFormat/>
    <w:rsid w:val="000E46BA"/>
    <w:rPr>
      <w:b/>
      <w:bCs/>
    </w:rPr>
  </w:style>
  <w:style w:type="paragraph" w:styleId="ListParagraph">
    <w:name w:val="List Paragraph"/>
    <w:basedOn w:val="Normal"/>
    <w:next w:val="Normal"/>
    <w:uiPriority w:val="34"/>
    <w:qFormat/>
    <w:rsid w:val="000E46BA"/>
  </w:style>
  <w:style w:type="character" w:customStyle="1" w:styleId="Heading1Char">
    <w:name w:val="Heading 1 Char"/>
    <w:basedOn w:val="DefaultParagraphFont"/>
    <w:link w:val="Heading1"/>
    <w:rsid w:val="000E46BA"/>
    <w:rPr>
      <w:rFonts w:ascii="Segoe" w:eastAsiaTheme="majorEastAsia" w:hAnsi="Segoe" w:cstheme="majorBidi"/>
      <w:b/>
      <w:bCs/>
      <w:sz w:val="36"/>
      <w:szCs w:val="28"/>
    </w:rPr>
  </w:style>
  <w:style w:type="paragraph" w:styleId="TOCHeading">
    <w:name w:val="TOC Heading"/>
    <w:basedOn w:val="Heading1"/>
    <w:next w:val="Normal"/>
    <w:uiPriority w:val="39"/>
    <w:semiHidden/>
    <w:unhideWhenUsed/>
    <w:qFormat/>
    <w:rsid w:val="00BC28E3"/>
    <w:pPr>
      <w:spacing w:before="480" w:line="276" w:lineRule="auto"/>
      <w:outlineLvl w:val="9"/>
    </w:pPr>
    <w:rPr>
      <w:rFonts w:ascii="Cambria" w:eastAsia="MS Gothic" w:hAnsi="Cambria"/>
      <w:bCs w:val="0"/>
      <w:color w:val="365F91"/>
      <w:lang w:eastAsia="ja-JP"/>
    </w:rPr>
  </w:style>
  <w:style w:type="paragraph" w:customStyle="1" w:styleId="CoverTitle">
    <w:name w:val="Cover Title"/>
    <w:basedOn w:val="Normal"/>
    <w:next w:val="Normal"/>
    <w:uiPriority w:val="99"/>
    <w:rsid w:val="00CA6464"/>
    <w:pPr>
      <w:spacing w:before="3720" w:after="60" w:line="264" w:lineRule="auto"/>
      <w:ind w:left="1418" w:right="-567"/>
      <w:jc w:val="right"/>
    </w:pPr>
    <w:rPr>
      <w:rFonts w:ascii="Calibri" w:hAnsi="Calibri"/>
      <w:b/>
      <w:sz w:val="44"/>
      <w:lang w:val="en-AU" w:eastAsia="ja-JP"/>
    </w:rPr>
  </w:style>
  <w:style w:type="paragraph" w:customStyle="1" w:styleId="CoverBlockHeading1">
    <w:name w:val="Cover Block Heading 1"/>
    <w:basedOn w:val="Normal"/>
    <w:next w:val="CoverBlockTextBold"/>
    <w:uiPriority w:val="99"/>
    <w:rsid w:val="00CA6464"/>
    <w:pPr>
      <w:spacing w:before="1320" w:after="40" w:line="276" w:lineRule="auto"/>
      <w:ind w:right="-567"/>
      <w:jc w:val="right"/>
    </w:pPr>
    <w:rPr>
      <w:rFonts w:ascii="Calibri" w:hAnsi="Calibri"/>
      <w:i/>
      <w:sz w:val="22"/>
      <w:lang w:val="en-AU" w:eastAsia="ja-JP"/>
    </w:rPr>
  </w:style>
  <w:style w:type="paragraph" w:customStyle="1" w:styleId="CoverBlockTextBold">
    <w:name w:val="Cover Block Text Bold"/>
    <w:basedOn w:val="Normal"/>
    <w:uiPriority w:val="99"/>
    <w:rsid w:val="00CA6464"/>
    <w:pPr>
      <w:spacing w:after="40" w:line="276" w:lineRule="auto"/>
      <w:ind w:right="-567"/>
      <w:jc w:val="right"/>
    </w:pPr>
    <w:rPr>
      <w:rFonts w:ascii="Calibri" w:hAnsi="Calibri"/>
      <w:b/>
      <w:bCs/>
      <w:sz w:val="22"/>
      <w:lang w:val="en-AU" w:eastAsia="ja-JP"/>
    </w:rPr>
  </w:style>
  <w:style w:type="paragraph" w:customStyle="1" w:styleId="CoverBlockHeading2">
    <w:name w:val="Cover Block Heading 2"/>
    <w:basedOn w:val="Normal"/>
    <w:next w:val="CoverBlockTextBold"/>
    <w:uiPriority w:val="99"/>
    <w:rsid w:val="00CA6464"/>
    <w:pPr>
      <w:spacing w:before="720" w:after="200" w:line="276" w:lineRule="auto"/>
      <w:ind w:left="-567" w:right="-567"/>
      <w:jc w:val="right"/>
    </w:pPr>
    <w:rPr>
      <w:rFonts w:ascii="Calibri" w:hAnsi="Calibri"/>
      <w:i/>
      <w:iCs/>
      <w:sz w:val="22"/>
      <w:lang w:val="en-AU" w:eastAsia="ja-JP"/>
    </w:rPr>
  </w:style>
  <w:style w:type="character" w:styleId="CommentReference">
    <w:name w:val="annotation reference"/>
    <w:basedOn w:val="DefaultParagraphFont"/>
    <w:uiPriority w:val="99"/>
    <w:rsid w:val="000E46BA"/>
    <w:rPr>
      <w:sz w:val="16"/>
      <w:szCs w:val="16"/>
    </w:rPr>
  </w:style>
  <w:style w:type="paragraph" w:styleId="CommentText">
    <w:name w:val="annotation text"/>
    <w:basedOn w:val="Normal"/>
    <w:link w:val="CommentTextChar"/>
    <w:uiPriority w:val="99"/>
    <w:rsid w:val="000E46BA"/>
    <w:pPr>
      <w:spacing w:line="240" w:lineRule="auto"/>
    </w:pPr>
    <w:rPr>
      <w:sz w:val="20"/>
      <w:szCs w:val="20"/>
    </w:rPr>
  </w:style>
  <w:style w:type="character" w:customStyle="1" w:styleId="CommentTextChar">
    <w:name w:val="Comment Text Char"/>
    <w:basedOn w:val="DefaultParagraphFont"/>
    <w:link w:val="CommentText"/>
    <w:uiPriority w:val="99"/>
    <w:rsid w:val="000E46BA"/>
    <w:rPr>
      <w:rFonts w:ascii="Segoe" w:eastAsiaTheme="minorHAnsi" w:hAnsi="Segoe" w:cstheme="minorBidi"/>
    </w:rPr>
  </w:style>
  <w:style w:type="paragraph" w:styleId="CommentSubject">
    <w:name w:val="annotation subject"/>
    <w:basedOn w:val="CommentText"/>
    <w:next w:val="CommentText"/>
    <w:link w:val="CommentSubjectChar"/>
    <w:uiPriority w:val="99"/>
    <w:rsid w:val="000E46BA"/>
    <w:rPr>
      <w:b/>
      <w:bCs/>
    </w:rPr>
  </w:style>
  <w:style w:type="character" w:customStyle="1" w:styleId="CommentSubjectChar">
    <w:name w:val="Comment Subject Char"/>
    <w:basedOn w:val="CommentTextChar"/>
    <w:link w:val="CommentSubject"/>
    <w:uiPriority w:val="99"/>
    <w:rsid w:val="000E46BA"/>
    <w:rPr>
      <w:rFonts w:ascii="Segoe" w:eastAsiaTheme="minorHAnsi" w:hAnsi="Segoe" w:cstheme="minorBidi"/>
      <w:b/>
      <w:bCs/>
    </w:rPr>
  </w:style>
  <w:style w:type="paragraph" w:styleId="Revision">
    <w:name w:val="Revision"/>
    <w:hidden/>
    <w:uiPriority w:val="99"/>
    <w:semiHidden/>
    <w:rsid w:val="00513910"/>
    <w:rPr>
      <w:rFonts w:ascii="Arial" w:hAnsi="Arial"/>
      <w:lang w:val="en-CA"/>
    </w:rPr>
  </w:style>
  <w:style w:type="character" w:styleId="Emphasis">
    <w:name w:val="Emphasis"/>
    <w:aliases w:val="Italic"/>
    <w:qFormat/>
    <w:rsid w:val="000E46BA"/>
    <w:rPr>
      <w:i/>
      <w:iCs/>
    </w:rPr>
  </w:style>
  <w:style w:type="character" w:styleId="IntenseEmphasis">
    <w:name w:val="Intense Emphasis"/>
    <w:aliases w:val="Bold Italic"/>
    <w:qFormat/>
    <w:rsid w:val="000E46BA"/>
    <w:rPr>
      <w:b/>
      <w:bCs/>
      <w:i/>
      <w:iCs/>
      <w:color w:val="auto"/>
    </w:rPr>
  </w:style>
  <w:style w:type="character" w:customStyle="1" w:styleId="Heading2Char">
    <w:name w:val="Heading 2 Char"/>
    <w:basedOn w:val="DefaultParagraphFont"/>
    <w:link w:val="Heading2"/>
    <w:rsid w:val="000E46BA"/>
    <w:rPr>
      <w:rFonts w:ascii="Segoe Semibold" w:eastAsiaTheme="majorEastAsia" w:hAnsi="Segoe Semibold" w:cstheme="majorBidi"/>
      <w:bCs/>
      <w:sz w:val="36"/>
      <w:szCs w:val="26"/>
    </w:rPr>
  </w:style>
  <w:style w:type="character" w:customStyle="1" w:styleId="Heading3Char">
    <w:name w:val="Heading 3 Char"/>
    <w:basedOn w:val="DefaultParagraphFont"/>
    <w:link w:val="Heading3"/>
    <w:rsid w:val="000E46BA"/>
    <w:rPr>
      <w:rFonts w:ascii="Segoe Semibold" w:eastAsiaTheme="majorEastAsia" w:hAnsi="Segoe Semibold" w:cstheme="majorBidi"/>
      <w:bCs/>
      <w:sz w:val="26"/>
      <w:szCs w:val="22"/>
    </w:rPr>
  </w:style>
  <w:style w:type="character" w:customStyle="1" w:styleId="Heading4Char">
    <w:name w:val="Heading 4 Char"/>
    <w:basedOn w:val="DefaultParagraphFont"/>
    <w:link w:val="Heading4"/>
    <w:rsid w:val="000E46BA"/>
    <w:rPr>
      <w:rFonts w:ascii="Segoe" w:eastAsiaTheme="majorEastAsia" w:hAnsi="Segoe" w:cstheme="majorBidi"/>
      <w:b/>
      <w:bCs/>
      <w:iCs/>
      <w:sz w:val="22"/>
      <w:szCs w:val="22"/>
    </w:rPr>
  </w:style>
  <w:style w:type="character" w:customStyle="1" w:styleId="Heading5Char">
    <w:name w:val="Heading 5 Char"/>
    <w:basedOn w:val="DefaultParagraphFont"/>
    <w:link w:val="Heading5"/>
    <w:uiPriority w:val="9"/>
    <w:rsid w:val="000E46BA"/>
    <w:rPr>
      <w:rFonts w:ascii="Segoe" w:eastAsiaTheme="majorEastAsia" w:hAnsi="Segoe" w:cstheme="majorBidi"/>
      <w:b/>
      <w:sz w:val="22"/>
      <w:szCs w:val="22"/>
    </w:rPr>
  </w:style>
  <w:style w:type="paragraph" w:customStyle="1" w:styleId="Art">
    <w:name w:val="Art"/>
    <w:basedOn w:val="Normal"/>
    <w:next w:val="Normal"/>
    <w:qFormat/>
    <w:rsid w:val="000E46BA"/>
    <w:pPr>
      <w:spacing w:before="240" w:after="360" w:line="240" w:lineRule="auto"/>
    </w:pPr>
  </w:style>
  <w:style w:type="character" w:customStyle="1" w:styleId="BalloonTextChar">
    <w:name w:val="Balloon Text Char"/>
    <w:basedOn w:val="DefaultParagraphFont"/>
    <w:link w:val="BalloonText"/>
    <w:uiPriority w:val="99"/>
    <w:semiHidden/>
    <w:rsid w:val="000E46BA"/>
    <w:rPr>
      <w:rFonts w:ascii="Tahoma" w:eastAsiaTheme="minorHAnsi" w:hAnsi="Tahoma" w:cs="Tahoma"/>
      <w:sz w:val="16"/>
      <w:szCs w:val="16"/>
    </w:rPr>
  </w:style>
  <w:style w:type="paragraph" w:customStyle="1" w:styleId="Code">
    <w:name w:val="Code"/>
    <w:basedOn w:val="Normal"/>
    <w:qFormat/>
    <w:rsid w:val="000E46BA"/>
    <w:pPr>
      <w:pBdr>
        <w:top w:val="single" w:sz="4" w:space="4" w:color="DDDDDD"/>
        <w:left w:val="single" w:sz="4" w:space="4" w:color="DDDDDD"/>
        <w:bottom w:val="single" w:sz="4" w:space="6" w:color="DDDDDD"/>
        <w:right w:val="single" w:sz="4" w:space="4" w:color="DDDDDD"/>
      </w:pBdr>
      <w:shd w:val="clear" w:color="auto" w:fill="DDDDDD"/>
      <w:spacing w:line="200" w:lineRule="exact"/>
      <w:ind w:left="840" w:right="120"/>
      <w:contextualSpacing/>
    </w:pPr>
    <w:rPr>
      <w:rFonts w:ascii="Lucida Sans Typewriter" w:hAnsi="Lucida Sans Typewriter"/>
      <w:sz w:val="16"/>
    </w:rPr>
  </w:style>
  <w:style w:type="character" w:customStyle="1" w:styleId="CodeCharacterRange">
    <w:name w:val="Code Character Range"/>
    <w:rsid w:val="000E46BA"/>
    <w:rPr>
      <w:rFonts w:ascii="Lucida Sans Typewriter" w:hAnsi="Lucida Sans Typewriter"/>
    </w:rPr>
  </w:style>
  <w:style w:type="character" w:customStyle="1" w:styleId="HeaderChar">
    <w:name w:val="Header Char"/>
    <w:basedOn w:val="DefaultParagraphFont"/>
    <w:link w:val="Header"/>
    <w:uiPriority w:val="99"/>
    <w:rsid w:val="000E46BA"/>
    <w:rPr>
      <w:rFonts w:ascii="Segoe" w:eastAsiaTheme="minorHAnsi" w:hAnsi="Segoe" w:cstheme="minorBidi"/>
      <w:sz w:val="19"/>
      <w:szCs w:val="22"/>
    </w:rPr>
  </w:style>
  <w:style w:type="character" w:customStyle="1" w:styleId="FooterChar">
    <w:name w:val="Footer Char"/>
    <w:basedOn w:val="DefaultParagraphFont"/>
    <w:link w:val="Footer"/>
    <w:uiPriority w:val="99"/>
    <w:rsid w:val="000E46BA"/>
    <w:rPr>
      <w:rFonts w:ascii="Segoe" w:eastAsiaTheme="minorHAnsi" w:hAnsi="Segoe" w:cstheme="minorBidi"/>
      <w:sz w:val="19"/>
      <w:szCs w:val="22"/>
    </w:rPr>
  </w:style>
  <w:style w:type="character" w:customStyle="1" w:styleId="Folio">
    <w:name w:val="Folio"/>
    <w:uiPriority w:val="4"/>
    <w:semiHidden/>
    <w:rsid w:val="000E46BA"/>
    <w:rPr>
      <w:rFonts w:ascii="Segoe Semibold" w:hAnsi="Segoe Semibold"/>
    </w:rPr>
  </w:style>
  <w:style w:type="paragraph" w:customStyle="1" w:styleId="Headerright">
    <w:name w:val="Header (right)"/>
    <w:basedOn w:val="Normal"/>
    <w:uiPriority w:val="4"/>
    <w:rsid w:val="000E46BA"/>
    <w:pPr>
      <w:pBdr>
        <w:bottom w:val="single" w:sz="4" w:space="1" w:color="auto"/>
      </w:pBdr>
      <w:tabs>
        <w:tab w:val="right" w:pos="7200"/>
        <w:tab w:val="right" w:pos="8460"/>
      </w:tabs>
      <w:spacing w:after="0" w:line="200" w:lineRule="exact"/>
      <w:ind w:left="0"/>
      <w:contextualSpacing/>
      <w:jc w:val="right"/>
    </w:pPr>
    <w:rPr>
      <w:rFonts w:ascii="Segoe Condensed" w:hAnsi="Segoe Condensed"/>
      <w:sz w:val="16"/>
    </w:rPr>
  </w:style>
  <w:style w:type="paragraph" w:customStyle="1" w:styleId="BulletList">
    <w:name w:val="Bullet List"/>
    <w:basedOn w:val="ListBullet"/>
    <w:qFormat/>
    <w:rsid w:val="000E46BA"/>
    <w:pPr>
      <w:ind w:left="1080"/>
      <w:contextualSpacing w:val="0"/>
    </w:pPr>
  </w:style>
  <w:style w:type="paragraph" w:customStyle="1" w:styleId="BulletList2">
    <w:name w:val="Bullet List 2"/>
    <w:basedOn w:val="BulletList"/>
    <w:qFormat/>
    <w:rsid w:val="000E46BA"/>
    <w:pPr>
      <w:tabs>
        <w:tab w:val="clear" w:pos="360"/>
        <w:tab w:val="left" w:pos="1080"/>
      </w:tabs>
      <w:ind w:left="1440"/>
    </w:pPr>
  </w:style>
  <w:style w:type="paragraph" w:styleId="ListBullet">
    <w:name w:val="List Bullet"/>
    <w:basedOn w:val="Normal"/>
    <w:uiPriority w:val="99"/>
    <w:rsid w:val="000E46BA"/>
    <w:pPr>
      <w:numPr>
        <w:numId w:val="89"/>
      </w:numPr>
      <w:contextualSpacing/>
    </w:pPr>
  </w:style>
  <w:style w:type="paragraph" w:customStyle="1" w:styleId="BulletList3">
    <w:name w:val="Bullet List 3"/>
    <w:basedOn w:val="BulletList2"/>
    <w:rsid w:val="000E46BA"/>
  </w:style>
  <w:style w:type="paragraph" w:customStyle="1" w:styleId="CodeinList">
    <w:name w:val="Code in List"/>
    <w:basedOn w:val="Code"/>
    <w:rsid w:val="000E46BA"/>
    <w:pPr>
      <w:spacing w:before="120"/>
      <w:ind w:left="1195" w:right="115"/>
    </w:pPr>
  </w:style>
  <w:style w:type="paragraph" w:customStyle="1" w:styleId="CodeinList2">
    <w:name w:val="Code in List 2"/>
    <w:basedOn w:val="CodeinList"/>
    <w:rsid w:val="000E46BA"/>
  </w:style>
  <w:style w:type="paragraph" w:customStyle="1" w:styleId="CodeinList3">
    <w:name w:val="Code in List 3"/>
    <w:basedOn w:val="CodeinList2"/>
    <w:next w:val="Normal"/>
    <w:qFormat/>
    <w:rsid w:val="000E46BA"/>
  </w:style>
  <w:style w:type="paragraph" w:customStyle="1" w:styleId="LessonNumber">
    <w:name w:val="Lesson Number"/>
    <w:basedOn w:val="Normal"/>
    <w:uiPriority w:val="1"/>
    <w:qFormat/>
    <w:rsid w:val="000E46BA"/>
    <w:pPr>
      <w:spacing w:after="0" w:line="320" w:lineRule="exact"/>
      <w:ind w:left="0"/>
    </w:pPr>
    <w:rPr>
      <w:rFonts w:ascii="Segoe Light" w:hAnsi="Segoe Light"/>
      <w:sz w:val="32"/>
    </w:rPr>
  </w:style>
  <w:style w:type="paragraph" w:customStyle="1" w:styleId="NumberedList">
    <w:name w:val="Numbered List"/>
    <w:basedOn w:val="ListNumber"/>
    <w:qFormat/>
    <w:rsid w:val="000E46BA"/>
    <w:pPr>
      <w:numPr>
        <w:numId w:val="99"/>
      </w:numPr>
      <w:tabs>
        <w:tab w:val="left" w:pos="1080"/>
      </w:tabs>
      <w:contextualSpacing w:val="0"/>
    </w:pPr>
  </w:style>
  <w:style w:type="paragraph" w:customStyle="1" w:styleId="NumberedList2">
    <w:name w:val="Numbered List 2"/>
    <w:basedOn w:val="ListNumber2"/>
    <w:rsid w:val="000E46BA"/>
    <w:pPr>
      <w:tabs>
        <w:tab w:val="clear" w:pos="720"/>
        <w:tab w:val="left" w:pos="1440"/>
      </w:tabs>
      <w:ind w:left="1440"/>
    </w:pPr>
  </w:style>
  <w:style w:type="paragraph" w:styleId="ListNumber">
    <w:name w:val="List Number"/>
    <w:basedOn w:val="Normal"/>
    <w:uiPriority w:val="99"/>
    <w:rsid w:val="000E46BA"/>
    <w:pPr>
      <w:numPr>
        <w:numId w:val="90"/>
      </w:numPr>
      <w:contextualSpacing/>
    </w:pPr>
  </w:style>
  <w:style w:type="paragraph" w:customStyle="1" w:styleId="NumberedList3">
    <w:name w:val="Numbered List 3"/>
    <w:basedOn w:val="ListNumber3"/>
    <w:rsid w:val="000E46BA"/>
    <w:pPr>
      <w:tabs>
        <w:tab w:val="clear" w:pos="1080"/>
        <w:tab w:val="left" w:pos="1800"/>
      </w:tabs>
      <w:ind w:left="1800"/>
      <w:contextualSpacing w:val="0"/>
    </w:pPr>
  </w:style>
  <w:style w:type="paragraph" w:styleId="ListNumber2">
    <w:name w:val="List Number 2"/>
    <w:basedOn w:val="Normal"/>
    <w:uiPriority w:val="99"/>
    <w:rsid w:val="000E46BA"/>
    <w:pPr>
      <w:numPr>
        <w:numId w:val="91"/>
      </w:numPr>
      <w:contextualSpacing/>
    </w:pPr>
  </w:style>
  <w:style w:type="paragraph" w:customStyle="1" w:styleId="ParagraphinList2">
    <w:name w:val="Paragraph in List 2"/>
    <w:basedOn w:val="BulletList2"/>
    <w:qFormat/>
    <w:rsid w:val="000E46BA"/>
  </w:style>
  <w:style w:type="paragraph" w:styleId="ListNumber3">
    <w:name w:val="List Number 3"/>
    <w:basedOn w:val="Normal"/>
    <w:uiPriority w:val="99"/>
    <w:rsid w:val="000E46BA"/>
    <w:pPr>
      <w:numPr>
        <w:numId w:val="92"/>
      </w:numPr>
      <w:contextualSpacing/>
    </w:pPr>
  </w:style>
  <w:style w:type="paragraph" w:customStyle="1" w:styleId="ParagraphinList">
    <w:name w:val="Paragraph in List"/>
    <w:basedOn w:val="BulletList"/>
    <w:next w:val="BulletList"/>
    <w:qFormat/>
    <w:rsid w:val="000E46BA"/>
    <w:pPr>
      <w:numPr>
        <w:numId w:val="0"/>
      </w:numPr>
      <w:ind w:left="1080"/>
    </w:pPr>
  </w:style>
  <w:style w:type="paragraph" w:customStyle="1" w:styleId="ParagraphinList3">
    <w:name w:val="Paragraph in List 3"/>
    <w:basedOn w:val="ParagraphinList"/>
    <w:next w:val="Normal"/>
    <w:rsid w:val="000E46BA"/>
    <w:pPr>
      <w:ind w:left="1800"/>
    </w:pPr>
  </w:style>
  <w:style w:type="paragraph" w:customStyle="1" w:styleId="ModuleNumber">
    <w:name w:val="Module Number"/>
    <w:basedOn w:val="Normal"/>
    <w:next w:val="ModuleTitle"/>
    <w:uiPriority w:val="1"/>
    <w:qFormat/>
    <w:rsid w:val="000E46BA"/>
    <w:pPr>
      <w:spacing w:before="1760" w:line="440" w:lineRule="exact"/>
      <w:ind w:left="0"/>
    </w:pPr>
    <w:rPr>
      <w:rFonts w:ascii="Segoe Light" w:hAnsi="Segoe Light"/>
      <w:sz w:val="52"/>
    </w:rPr>
  </w:style>
  <w:style w:type="paragraph" w:customStyle="1" w:styleId="ModuleTitle">
    <w:name w:val="Module Title"/>
    <w:basedOn w:val="Normal"/>
    <w:next w:val="Heading3"/>
    <w:uiPriority w:val="1"/>
    <w:qFormat/>
    <w:rsid w:val="000E46BA"/>
    <w:pPr>
      <w:spacing w:line="380" w:lineRule="exact"/>
    </w:pPr>
    <w:rPr>
      <w:rFonts w:ascii="Segoe Semibold" w:hAnsi="Segoe Semibold"/>
      <w:sz w:val="32"/>
    </w:rPr>
  </w:style>
  <w:style w:type="paragraph" w:customStyle="1" w:styleId="ModuleTOC">
    <w:name w:val="Module TOC"/>
    <w:basedOn w:val="Normal"/>
    <w:uiPriority w:val="1"/>
    <w:qFormat/>
    <w:rsid w:val="000E46BA"/>
    <w:pPr>
      <w:tabs>
        <w:tab w:val="right" w:pos="7747"/>
      </w:tabs>
    </w:pPr>
  </w:style>
  <w:style w:type="character" w:customStyle="1" w:styleId="ModuleTOCBold">
    <w:name w:val="Module TOC Bold"/>
    <w:basedOn w:val="Strong"/>
    <w:uiPriority w:val="1"/>
    <w:qFormat/>
    <w:rsid w:val="000E46BA"/>
    <w:rPr>
      <w:rFonts w:ascii="Segoe Semibold" w:hAnsi="Segoe Semibold"/>
      <w:b w:val="0"/>
      <w:bCs/>
    </w:rPr>
  </w:style>
  <w:style w:type="paragraph" w:customStyle="1" w:styleId="ProcedureHeading">
    <w:name w:val="Procedure Heading"/>
    <w:basedOn w:val="Heading4"/>
    <w:next w:val="NumberedList"/>
    <w:qFormat/>
    <w:rsid w:val="000E46BA"/>
    <w:pPr>
      <w:spacing w:line="300" w:lineRule="exact"/>
    </w:pPr>
    <w:rPr>
      <w:rFonts w:ascii="Segoe Semibold" w:hAnsi="Segoe Semibold"/>
      <w:b w:val="0"/>
    </w:rPr>
  </w:style>
  <w:style w:type="paragraph" w:customStyle="1" w:styleId="Question">
    <w:name w:val="Question"/>
    <w:basedOn w:val="Normal"/>
    <w:qFormat/>
    <w:rsid w:val="000E46BA"/>
    <w:pPr>
      <w:ind w:left="1080" w:right="720"/>
    </w:pPr>
  </w:style>
  <w:style w:type="paragraph" w:customStyle="1" w:styleId="Readeraid">
    <w:name w:val="Readeraid"/>
    <w:basedOn w:val="Normal"/>
    <w:next w:val="Normal"/>
    <w:qFormat/>
    <w:rsid w:val="000E46BA"/>
    <w:pPr>
      <w:spacing w:before="360" w:after="360" w:line="240" w:lineRule="atLeast"/>
      <w:ind w:left="1166" w:right="720"/>
      <w:contextualSpacing/>
    </w:pPr>
  </w:style>
  <w:style w:type="paragraph" w:customStyle="1" w:styleId="ReaderaidExpert">
    <w:name w:val="Readeraid Expert"/>
    <w:basedOn w:val="Readeraid"/>
    <w:next w:val="Normal"/>
    <w:uiPriority w:val="4"/>
    <w:semiHidden/>
    <w:rsid w:val="000E46BA"/>
    <w:pPr>
      <w:spacing w:before="0" w:line="260" w:lineRule="exact"/>
      <w:ind w:left="720"/>
    </w:pPr>
  </w:style>
  <w:style w:type="paragraph" w:customStyle="1" w:styleId="ReaderaidExpertAuthor">
    <w:name w:val="Readeraid Expert (Author)"/>
    <w:basedOn w:val="ReaderaidExpert"/>
    <w:next w:val="ReaderaidExpert"/>
    <w:uiPriority w:val="4"/>
    <w:semiHidden/>
    <w:rsid w:val="000E46BA"/>
    <w:pPr>
      <w:spacing w:after="60" w:line="210" w:lineRule="exact"/>
    </w:pPr>
    <w:rPr>
      <w:i/>
      <w:sz w:val="17"/>
    </w:rPr>
  </w:style>
  <w:style w:type="paragraph" w:customStyle="1" w:styleId="ReaderaidExpertHead">
    <w:name w:val="Readeraid Expert (Head)"/>
    <w:basedOn w:val="Heading3"/>
    <w:next w:val="ReaderaidExpert"/>
    <w:uiPriority w:val="4"/>
    <w:semiHidden/>
    <w:rsid w:val="000E46BA"/>
    <w:pPr>
      <w:spacing w:before="0" w:after="0" w:line="210" w:lineRule="atLeast"/>
    </w:pPr>
    <w:rPr>
      <w:sz w:val="19"/>
    </w:rPr>
  </w:style>
  <w:style w:type="paragraph" w:customStyle="1" w:styleId="ReaderaidExpertRuleAbove">
    <w:name w:val="Readeraid Expert (Rule Above)"/>
    <w:basedOn w:val="ReaderaidExpertHead"/>
    <w:next w:val="ReaderaidExpertHead"/>
    <w:uiPriority w:val="4"/>
    <w:semiHidden/>
    <w:rsid w:val="000E46BA"/>
    <w:pPr>
      <w:pBdr>
        <w:top w:val="single" w:sz="4" w:space="1" w:color="auto"/>
      </w:pBdr>
      <w:spacing w:before="360" w:line="200" w:lineRule="exact"/>
    </w:pPr>
    <w:rPr>
      <w:rFonts w:ascii="Segoe" w:hAnsi="Segoe"/>
      <w:smallCaps/>
      <w:spacing w:val="26"/>
      <w:sz w:val="18"/>
    </w:rPr>
  </w:style>
  <w:style w:type="paragraph" w:customStyle="1" w:styleId="Results">
    <w:name w:val="Results"/>
    <w:basedOn w:val="Normal"/>
    <w:next w:val="Normal"/>
    <w:qFormat/>
    <w:rsid w:val="000E46BA"/>
    <w:pPr>
      <w:pBdr>
        <w:top w:val="single" w:sz="24" w:space="1" w:color="D9D9D9" w:themeColor="background1" w:themeShade="D9"/>
        <w:left w:val="single" w:sz="24" w:space="4" w:color="D9D9D9" w:themeColor="background1" w:themeShade="D9"/>
        <w:bottom w:val="single" w:sz="24" w:space="1" w:color="D9D9D9" w:themeColor="background1" w:themeShade="D9"/>
        <w:right w:val="single" w:sz="24" w:space="4" w:color="D9D9D9" w:themeColor="background1" w:themeShade="D9"/>
      </w:pBdr>
      <w:shd w:val="clear" w:color="auto" w:fill="D9D9D9" w:themeFill="background1" w:themeFillShade="D9"/>
    </w:pPr>
  </w:style>
  <w:style w:type="paragraph" w:customStyle="1" w:styleId="Headerleft">
    <w:name w:val="Header (left)"/>
    <w:basedOn w:val="Headerright"/>
    <w:next w:val="Normal"/>
    <w:uiPriority w:val="4"/>
    <w:rsid w:val="000E46BA"/>
    <w:pPr>
      <w:tabs>
        <w:tab w:val="clear" w:pos="7200"/>
        <w:tab w:val="right" w:pos="1980"/>
      </w:tabs>
      <w:jc w:val="left"/>
    </w:pPr>
  </w:style>
  <w:style w:type="paragraph" w:customStyle="1" w:styleId="TableBody">
    <w:name w:val="Table Body"/>
    <w:basedOn w:val="Normal"/>
    <w:link w:val="TableBodyChar"/>
    <w:qFormat/>
    <w:rsid w:val="000E46BA"/>
    <w:pPr>
      <w:spacing w:before="40" w:after="60" w:line="220" w:lineRule="exact"/>
      <w:ind w:left="58"/>
    </w:pPr>
  </w:style>
  <w:style w:type="paragraph" w:customStyle="1" w:styleId="TableCode">
    <w:name w:val="Table Code"/>
    <w:basedOn w:val="Code"/>
    <w:rsid w:val="000E46BA"/>
    <w:pPr>
      <w:ind w:left="158" w:right="158"/>
    </w:pPr>
    <w:rPr>
      <w:rFonts w:ascii="Segoe Condensed" w:hAnsi="Segoe Condensed"/>
    </w:rPr>
  </w:style>
  <w:style w:type="paragraph" w:customStyle="1" w:styleId="TableHead">
    <w:name w:val="Table Head"/>
    <w:basedOn w:val="Normal"/>
    <w:qFormat/>
    <w:rsid w:val="000E46BA"/>
    <w:pPr>
      <w:spacing w:after="0" w:line="220" w:lineRule="exact"/>
      <w:ind w:left="0"/>
    </w:pPr>
    <w:rPr>
      <w:rFonts w:ascii="Segoe Semibold" w:hAnsi="Segoe Semibold"/>
    </w:rPr>
  </w:style>
  <w:style w:type="paragraph" w:customStyle="1" w:styleId="TableBulletList">
    <w:name w:val="Table Bullet List"/>
    <w:basedOn w:val="BulletList"/>
    <w:rsid w:val="000E46BA"/>
    <w:pPr>
      <w:tabs>
        <w:tab w:val="clear" w:pos="360"/>
        <w:tab w:val="left" w:pos="245"/>
      </w:tabs>
      <w:spacing w:line="220" w:lineRule="exact"/>
      <w:ind w:left="245" w:hanging="245"/>
    </w:pPr>
  </w:style>
  <w:style w:type="table" w:styleId="TableGrid">
    <w:name w:val="Table Grid"/>
    <w:basedOn w:val="TableNormal"/>
    <w:uiPriority w:val="59"/>
    <w:rsid w:val="000E46B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List2">
    <w:name w:val="Table Bullet List 2"/>
    <w:basedOn w:val="BulletList"/>
    <w:next w:val="TableBody"/>
    <w:rsid w:val="000E46BA"/>
    <w:pPr>
      <w:tabs>
        <w:tab w:val="clear" w:pos="360"/>
        <w:tab w:val="left" w:pos="475"/>
      </w:tabs>
      <w:ind w:left="605"/>
    </w:pPr>
  </w:style>
  <w:style w:type="paragraph" w:customStyle="1" w:styleId="TableNumberedList">
    <w:name w:val="Table Numbered List"/>
    <w:basedOn w:val="NumberedList"/>
    <w:rsid w:val="000E46BA"/>
    <w:pPr>
      <w:ind w:left="245" w:hanging="245"/>
    </w:pPr>
  </w:style>
  <w:style w:type="paragraph" w:customStyle="1" w:styleId="TableNumberedList2">
    <w:name w:val="Table Numbered List 2"/>
    <w:basedOn w:val="TableNumberedList"/>
    <w:rsid w:val="000E46BA"/>
    <w:pPr>
      <w:tabs>
        <w:tab w:val="clear" w:pos="1080"/>
        <w:tab w:val="left" w:pos="475"/>
      </w:tabs>
      <w:ind w:left="490"/>
    </w:pPr>
  </w:style>
  <w:style w:type="paragraph" w:customStyle="1" w:styleId="TableReaderaid">
    <w:name w:val="Table Readeraid"/>
    <w:basedOn w:val="Readeraid"/>
    <w:next w:val="TableBody"/>
    <w:rsid w:val="000E46BA"/>
    <w:pPr>
      <w:spacing w:before="120" w:after="120"/>
      <w:ind w:left="360" w:right="245"/>
    </w:pPr>
  </w:style>
  <w:style w:type="table" w:customStyle="1" w:styleId="MOCTable">
    <w:name w:val="MOC Table"/>
    <w:basedOn w:val="TableNormal"/>
    <w:uiPriority w:val="99"/>
    <w:qFormat/>
    <w:rsid w:val="000E46BA"/>
    <w:rPr>
      <w:rFonts w:ascii="Segoe" w:eastAsiaTheme="minorHAnsi" w:hAnsi="Segoe" w:cstheme="minorBidi"/>
      <w:sz w:val="22"/>
      <w:szCs w:val="22"/>
    </w:rPr>
    <w:tblP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left w:w="108" w:type="dxa"/>
        <w:bottom w:w="0" w:type="dxa"/>
        <w:right w:w="108" w:type="dxa"/>
      </w:tblCellMar>
    </w:tblPr>
  </w:style>
  <w:style w:type="table" w:styleId="TableGrid1">
    <w:name w:val="Table Grid 1"/>
    <w:basedOn w:val="TableNormal"/>
    <w:uiPriority w:val="99"/>
    <w:unhideWhenUsed/>
    <w:rsid w:val="000E46BA"/>
    <w:pPr>
      <w:spacing w:after="120" w:line="260" w:lineRule="exact"/>
      <w:ind w:left="720"/>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MOC">
    <w:name w:val="Table Grid MOC"/>
    <w:basedOn w:val="TableNormal"/>
    <w:next w:val="TableNormal"/>
    <w:rsid w:val="000E46BA"/>
    <w:rPr>
      <w:lang w:eastAsia="ja-JP"/>
    </w:rPr>
    <w:tblPr>
      <w:tblInd w:w="8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60" w:type="dxa"/>
        <w:left w:w="60" w:type="dxa"/>
        <w:bottom w:w="30" w:type="dxa"/>
        <w:right w:w="60" w:type="dxa"/>
      </w:tblCellMar>
    </w:tblPr>
    <w:tblStylePr w:type="firstRow">
      <w:pPr>
        <w:wordWrap/>
        <w:jc w:val="left"/>
      </w:pPr>
      <w:tblPr/>
      <w:trPr>
        <w:tblHeader/>
      </w:tr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shd w:val="clear" w:color="auto" w:fill="E6E6E6"/>
        <w:vAlign w:val="bottom"/>
      </w:tcPr>
    </w:tblStylePr>
  </w:style>
  <w:style w:type="character" w:customStyle="1" w:styleId="TableBodyChar">
    <w:name w:val="Table Body Char"/>
    <w:basedOn w:val="DefaultParagraphFont"/>
    <w:link w:val="TableBody"/>
    <w:rsid w:val="000E46BA"/>
    <w:rPr>
      <w:rFonts w:ascii="Segoe" w:eastAsiaTheme="minorHAnsi" w:hAnsi="Segoe" w:cstheme="minorBidi"/>
      <w:sz w:val="19"/>
      <w:szCs w:val="22"/>
    </w:rPr>
  </w:style>
  <w:style w:type="paragraph" w:styleId="PlainText">
    <w:name w:val="Plain Text"/>
    <w:basedOn w:val="Normal"/>
    <w:link w:val="PlainTextChar"/>
    <w:uiPriority w:val="99"/>
    <w:rsid w:val="000E46BA"/>
    <w:pPr>
      <w:spacing w:after="0" w:line="240" w:lineRule="auto"/>
      <w:ind w:left="0"/>
    </w:pPr>
    <w:rPr>
      <w:rFonts w:ascii="Consolas" w:hAnsi="Consolas"/>
      <w:sz w:val="21"/>
      <w:szCs w:val="21"/>
    </w:rPr>
  </w:style>
  <w:style w:type="character" w:customStyle="1" w:styleId="PlainTextChar">
    <w:name w:val="Plain Text Char"/>
    <w:basedOn w:val="DefaultParagraphFont"/>
    <w:link w:val="PlainText"/>
    <w:uiPriority w:val="99"/>
    <w:rsid w:val="000E46BA"/>
    <w:rPr>
      <w:rFonts w:ascii="Consolas" w:eastAsiaTheme="minorHAnsi" w:hAnsi="Consolas" w:cstheme="minorBidi"/>
      <w:sz w:val="21"/>
      <w:szCs w:val="21"/>
    </w:rPr>
  </w:style>
  <w:style w:type="paragraph" w:customStyle="1" w:styleId="ReaderaidTableGraphic">
    <w:name w:val="Readeraid Table Graphic"/>
    <w:basedOn w:val="Normal"/>
    <w:rsid w:val="000E46BA"/>
    <w:pPr>
      <w:spacing w:before="420" w:after="0" w:line="240" w:lineRule="auto"/>
      <w:ind w:left="0"/>
    </w:pPr>
    <w:rPr>
      <w:bCs/>
    </w:rPr>
  </w:style>
  <w:style w:type="paragraph" w:customStyle="1" w:styleId="Art2non-slidegraphics">
    <w:name w:val="Art 2 non-slide graphics"/>
    <w:basedOn w:val="Art"/>
    <w:qFormat/>
    <w:rsid w:val="000E46BA"/>
  </w:style>
  <w:style w:type="character" w:customStyle="1" w:styleId="BodyTextChar">
    <w:name w:val="Body Text Char"/>
    <w:basedOn w:val="DefaultParagraphFont"/>
    <w:link w:val="BodyText"/>
    <w:rsid w:val="000E46BA"/>
    <w:rPr>
      <w:rFonts w:ascii="Segoe" w:eastAsiaTheme="minorHAnsi" w:hAnsi="Segoe" w:cstheme="minorBidi"/>
      <w:sz w:val="19"/>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qFormat="1"/>
    <w:lsdException w:name="annotation reference" w:uiPriority="99"/>
    <w:lsdException w:name="List Bullet" w:uiPriority="99"/>
    <w:lsdException w:name="List Number" w:uiPriority="99"/>
    <w:lsdException w:name="List Number 2" w:uiPriority="99"/>
    <w:lsdException w:name="List Number 3" w:uiPriority="99"/>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annotation subject" w:uiPriority="99"/>
    <w:lsdException w:name="No List" w:uiPriority="99"/>
    <w:lsdException w:name="Table Grid 1"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A3009"/>
    <w:pPr>
      <w:spacing w:after="120" w:line="260" w:lineRule="exact"/>
      <w:ind w:left="720"/>
    </w:pPr>
    <w:rPr>
      <w:rFonts w:ascii="Segoe" w:eastAsiaTheme="minorHAnsi" w:hAnsi="Segoe" w:cstheme="minorBidi"/>
      <w:sz w:val="19"/>
      <w:szCs w:val="22"/>
    </w:rPr>
  </w:style>
  <w:style w:type="paragraph" w:styleId="Heading1">
    <w:name w:val="heading 1"/>
    <w:next w:val="Normal"/>
    <w:link w:val="Heading1Char"/>
    <w:qFormat/>
    <w:rsid w:val="000E46BA"/>
    <w:pPr>
      <w:keepNext/>
      <w:keepLines/>
      <w:spacing w:before="240" w:line="440" w:lineRule="exact"/>
      <w:outlineLvl w:val="0"/>
    </w:pPr>
    <w:rPr>
      <w:rFonts w:ascii="Segoe" w:eastAsiaTheme="majorEastAsia" w:hAnsi="Segoe" w:cstheme="majorBidi"/>
      <w:b/>
      <w:bCs/>
      <w:sz w:val="36"/>
      <w:szCs w:val="28"/>
    </w:rPr>
  </w:style>
  <w:style w:type="paragraph" w:styleId="Heading2">
    <w:name w:val="heading 2"/>
    <w:basedOn w:val="Normal"/>
    <w:next w:val="Normal"/>
    <w:link w:val="Heading2Char"/>
    <w:qFormat/>
    <w:rsid w:val="000E46BA"/>
    <w:pPr>
      <w:keepNext/>
      <w:keepLines/>
      <w:spacing w:after="0" w:line="400" w:lineRule="exact"/>
      <w:ind w:left="0"/>
      <w:outlineLvl w:val="1"/>
    </w:pPr>
    <w:rPr>
      <w:rFonts w:ascii="Segoe Semibold" w:eastAsiaTheme="majorEastAsia" w:hAnsi="Segoe Semibold" w:cstheme="majorBidi"/>
      <w:bCs/>
      <w:sz w:val="36"/>
      <w:szCs w:val="26"/>
    </w:rPr>
  </w:style>
  <w:style w:type="paragraph" w:styleId="Heading3">
    <w:name w:val="heading 3"/>
    <w:basedOn w:val="Normal"/>
    <w:next w:val="Normal"/>
    <w:link w:val="Heading3Char"/>
    <w:qFormat/>
    <w:rsid w:val="000E46BA"/>
    <w:pPr>
      <w:keepNext/>
      <w:keepLines/>
      <w:spacing w:before="240" w:after="60" w:line="280" w:lineRule="exact"/>
      <w:outlineLvl w:val="2"/>
    </w:pPr>
    <w:rPr>
      <w:rFonts w:ascii="Segoe Semibold" w:eastAsiaTheme="majorEastAsia" w:hAnsi="Segoe Semibold" w:cstheme="majorBidi"/>
      <w:bCs/>
      <w:sz w:val="26"/>
    </w:rPr>
  </w:style>
  <w:style w:type="paragraph" w:styleId="Heading4">
    <w:name w:val="heading 4"/>
    <w:basedOn w:val="Normal"/>
    <w:next w:val="Normal"/>
    <w:link w:val="Heading4Char"/>
    <w:rsid w:val="000E46BA"/>
    <w:pPr>
      <w:keepNext/>
      <w:keepLines/>
      <w:spacing w:before="180" w:after="60"/>
      <w:outlineLvl w:val="3"/>
    </w:pPr>
    <w:rPr>
      <w:rFonts w:eastAsiaTheme="majorEastAsia" w:cstheme="majorBidi"/>
      <w:b/>
      <w:bCs/>
      <w:iCs/>
      <w:sz w:val="22"/>
    </w:rPr>
  </w:style>
  <w:style w:type="paragraph" w:styleId="Heading5">
    <w:name w:val="heading 5"/>
    <w:basedOn w:val="Normal"/>
    <w:next w:val="Normal"/>
    <w:link w:val="Heading5Char"/>
    <w:uiPriority w:val="9"/>
    <w:rsid w:val="000E46BA"/>
    <w:pPr>
      <w:keepNext/>
      <w:keepLines/>
      <w:spacing w:before="180" w:after="60"/>
      <w:outlineLvl w:val="4"/>
    </w:pPr>
    <w:rPr>
      <w:rFonts w:eastAsiaTheme="majorEastAsia" w:cstheme="majorBidi"/>
      <w:b/>
      <w:sz w:val="22"/>
    </w:rPr>
  </w:style>
  <w:style w:type="paragraph" w:styleId="Heading6">
    <w:name w:val="heading 6"/>
    <w:basedOn w:val="Normal"/>
    <w:next w:val="Normal"/>
    <w:qFormat/>
    <w:pPr>
      <w:tabs>
        <w:tab w:val="left" w:pos="1440"/>
      </w:tabs>
      <w:spacing w:before="240" w:after="60"/>
      <w:outlineLvl w:val="5"/>
    </w:pPr>
    <w:rPr>
      <w:rFonts w:ascii="Times New Roman" w:hAnsi="Times New Roman"/>
      <w:b/>
      <w:sz w:val="22"/>
    </w:rPr>
  </w:style>
  <w:style w:type="paragraph" w:styleId="Heading7">
    <w:name w:val="heading 7"/>
    <w:basedOn w:val="Normal"/>
    <w:next w:val="Normal"/>
    <w:qFormat/>
    <w:pPr>
      <w:tabs>
        <w:tab w:val="left" w:pos="1584"/>
      </w:tabs>
      <w:spacing w:before="240" w:after="60"/>
      <w:outlineLvl w:val="6"/>
    </w:pPr>
    <w:rPr>
      <w:rFonts w:ascii="Times New Roman" w:hAnsi="Times New Roman"/>
      <w:sz w:val="24"/>
    </w:rPr>
  </w:style>
  <w:style w:type="paragraph" w:styleId="Heading8">
    <w:name w:val="heading 8"/>
    <w:basedOn w:val="Normal"/>
    <w:next w:val="Normal"/>
    <w:qFormat/>
    <w:pPr>
      <w:spacing w:before="240" w:after="60"/>
      <w:outlineLvl w:val="7"/>
    </w:pPr>
    <w:rPr>
      <w:rFonts w:ascii="Times New Roman" w:hAnsi="Times New Roman"/>
      <w:i/>
      <w:sz w:val="24"/>
    </w:rPr>
  </w:style>
  <w:style w:type="paragraph" w:styleId="Heading9">
    <w:name w:val="heading 9"/>
    <w:basedOn w:val="Normal"/>
    <w:next w:val="Normal"/>
    <w:qFormat/>
    <w:pPr>
      <w:tabs>
        <w:tab w:val="left" w:pos="1872"/>
      </w:tabs>
      <w:spacing w:before="240" w:after="60"/>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20"/>
    </w:pPr>
  </w:style>
  <w:style w:type="paragraph" w:customStyle="1" w:styleId="TableBullet">
    <w:name w:val="Table Bullet"/>
    <w:basedOn w:val="Normal"/>
    <w:pPr>
      <w:widowControl w:val="0"/>
      <w:numPr>
        <w:numId w:val="3"/>
      </w:numPr>
      <w:tabs>
        <w:tab w:val="left" w:pos="360"/>
      </w:tabs>
      <w:spacing w:after="20"/>
      <w:ind w:right="144"/>
    </w:pPr>
    <w:rPr>
      <w:sz w:val="18"/>
    </w:rPr>
  </w:style>
  <w:style w:type="paragraph" w:customStyle="1" w:styleId="TableHeading">
    <w:name w:val="Table Heading"/>
    <w:basedOn w:val="Normal"/>
    <w:next w:val="Normal"/>
    <w:pPr>
      <w:widowControl w:val="0"/>
      <w:spacing w:before="20" w:after="20"/>
    </w:pPr>
    <w:rPr>
      <w:b/>
      <w:color w:val="000000"/>
      <w:sz w:val="18"/>
    </w:rPr>
  </w:style>
  <w:style w:type="paragraph" w:customStyle="1" w:styleId="TableText">
    <w:name w:val="Table Text"/>
    <w:basedOn w:val="Normal"/>
    <w:pPr>
      <w:widowControl w:val="0"/>
      <w:numPr>
        <w:ilvl w:val="12"/>
      </w:numPr>
      <w:spacing w:before="20" w:after="20"/>
      <w:ind w:left="720"/>
    </w:pPr>
    <w:rPr>
      <w:color w:val="000000"/>
      <w:sz w:val="18"/>
    </w:rPr>
  </w:style>
  <w:style w:type="paragraph" w:styleId="TOC1">
    <w:name w:val="toc 1"/>
    <w:basedOn w:val="Normal"/>
    <w:next w:val="Normal"/>
    <w:uiPriority w:val="39"/>
    <w:pPr>
      <w:tabs>
        <w:tab w:val="left" w:pos="720"/>
        <w:tab w:val="right" w:leader="dot" w:pos="8352"/>
      </w:tabs>
      <w:spacing w:before="120"/>
      <w:ind w:hanging="432"/>
    </w:pPr>
    <w:rPr>
      <w:b/>
      <w:bCs/>
      <w:szCs w:val="24"/>
    </w:rPr>
  </w:style>
  <w:style w:type="paragraph" w:styleId="TOC2">
    <w:name w:val="toc 2"/>
    <w:basedOn w:val="Normal"/>
    <w:next w:val="Normal"/>
    <w:uiPriority w:val="39"/>
    <w:pPr>
      <w:tabs>
        <w:tab w:val="left" w:pos="1440"/>
        <w:tab w:val="right" w:leader="dot" w:pos="8352"/>
      </w:tabs>
      <w:ind w:left="1728" w:hanging="720"/>
    </w:pPr>
    <w:rPr>
      <w:noProof/>
      <w:sz w:val="18"/>
      <w:szCs w:val="24"/>
    </w:rPr>
  </w:style>
  <w:style w:type="paragraph" w:styleId="TOC3">
    <w:name w:val="toc 3"/>
    <w:basedOn w:val="TOC2"/>
    <w:next w:val="Normal"/>
    <w:uiPriority w:val="39"/>
    <w:pPr>
      <w:ind w:left="2160"/>
    </w:pPr>
    <w:rPr>
      <w:iCs/>
    </w:rPr>
  </w:style>
  <w:style w:type="paragraph" w:customStyle="1" w:styleId="TableNumber">
    <w:name w:val="Table Number"/>
    <w:basedOn w:val="TableText"/>
    <w:pPr>
      <w:numPr>
        <w:ilvl w:val="0"/>
        <w:numId w:val="1"/>
      </w:numPr>
      <w:tabs>
        <w:tab w:val="left" w:pos="360"/>
      </w:tabs>
      <w:spacing w:before="0"/>
    </w:pPr>
  </w:style>
  <w:style w:type="paragraph" w:styleId="Header">
    <w:name w:val="header"/>
    <w:basedOn w:val="Normal"/>
    <w:link w:val="HeaderChar"/>
    <w:uiPriority w:val="99"/>
    <w:rsid w:val="000E46BA"/>
    <w:pPr>
      <w:tabs>
        <w:tab w:val="center" w:pos="4680"/>
        <w:tab w:val="right" w:pos="9360"/>
      </w:tabs>
      <w:spacing w:after="0" w:line="240" w:lineRule="auto"/>
    </w:pPr>
  </w:style>
  <w:style w:type="paragraph" w:styleId="Footer">
    <w:name w:val="footer"/>
    <w:basedOn w:val="Normal"/>
    <w:link w:val="FooterChar"/>
    <w:uiPriority w:val="99"/>
    <w:rsid w:val="000E46BA"/>
    <w:pPr>
      <w:tabs>
        <w:tab w:val="center" w:pos="4680"/>
        <w:tab w:val="right" w:pos="9360"/>
      </w:tabs>
      <w:spacing w:after="0" w:line="240" w:lineRule="auto"/>
    </w:pPr>
  </w:style>
  <w:style w:type="paragraph" w:customStyle="1" w:styleId="MainTitle">
    <w:name w:val="Main Title"/>
    <w:basedOn w:val="Normal"/>
    <w:pPr>
      <w:spacing w:before="240" w:after="360"/>
      <w:jc w:val="center"/>
    </w:pPr>
    <w:rPr>
      <w:b/>
      <w:sz w:val="36"/>
    </w:rPr>
  </w:style>
  <w:style w:type="paragraph" w:customStyle="1" w:styleId="Instructions">
    <w:name w:val="Instructions"/>
    <w:basedOn w:val="BodyText"/>
    <w:next w:val="Normal"/>
    <w:pPr>
      <w:ind w:right="720"/>
    </w:pPr>
    <w:rPr>
      <w:i/>
      <w:vanish/>
      <w:color w:val="FF0000"/>
    </w:rPr>
  </w:style>
  <w:style w:type="paragraph" w:customStyle="1" w:styleId="HeaderLandscape">
    <w:name w:val="Header Landscape"/>
    <w:basedOn w:val="Normal"/>
    <w:pPr>
      <w:tabs>
        <w:tab w:val="center" w:pos="6120"/>
        <w:tab w:val="right" w:pos="12240"/>
      </w:tabs>
    </w:pPr>
    <w:rPr>
      <w:i/>
      <w:sz w:val="18"/>
    </w:rPr>
  </w:style>
  <w:style w:type="paragraph" w:customStyle="1" w:styleId="FooterLandscape">
    <w:name w:val="Footer Landscape"/>
    <w:basedOn w:val="HeaderLandscape"/>
  </w:style>
  <w:style w:type="paragraph" w:customStyle="1" w:styleId="Bullet">
    <w:name w:val="Bullet"/>
    <w:basedOn w:val="Normal"/>
    <w:pPr>
      <w:numPr>
        <w:numId w:val="6"/>
      </w:numPr>
      <w:tabs>
        <w:tab w:val="left" w:pos="720"/>
      </w:tabs>
      <w:spacing w:after="60"/>
      <w:ind w:left="720" w:right="720"/>
    </w:pPr>
  </w:style>
  <w:style w:type="character" w:styleId="Hyperlink">
    <w:name w:val="Hyperlink"/>
    <w:basedOn w:val="Strong"/>
    <w:uiPriority w:val="99"/>
    <w:rsid w:val="000E46BA"/>
    <w:rPr>
      <w:b w:val="0"/>
      <w:bCs/>
      <w:color w:val="0000FF"/>
      <w:u w:val="none"/>
    </w:rPr>
  </w:style>
  <w:style w:type="paragraph" w:styleId="TOC4">
    <w:name w:val="toc 4"/>
    <w:basedOn w:val="TOC3"/>
    <w:next w:val="Normal"/>
    <w:semiHidden/>
    <w:pPr>
      <w:ind w:left="3168" w:hanging="1008"/>
    </w:pPr>
    <w:rPr>
      <w:szCs w:val="21"/>
    </w:rPr>
  </w:style>
  <w:style w:type="paragraph" w:styleId="FootnoteText">
    <w:name w:val="footnote text"/>
    <w:basedOn w:val="Normal"/>
    <w:semiHidden/>
    <w:rPr>
      <w:sz w:val="18"/>
    </w:rPr>
  </w:style>
  <w:style w:type="paragraph" w:customStyle="1" w:styleId="Instructionsbullet">
    <w:name w:val="Instructions bullet"/>
    <w:basedOn w:val="Instructions"/>
    <w:pPr>
      <w:numPr>
        <w:numId w:val="4"/>
      </w:numPr>
      <w:tabs>
        <w:tab w:val="clear" w:pos="1368"/>
        <w:tab w:val="left" w:pos="1440"/>
      </w:tabs>
      <w:spacing w:before="0" w:after="60"/>
      <w:ind w:left="1440"/>
    </w:pPr>
    <w:rPr>
      <w:i w:val="0"/>
    </w:rPr>
  </w:style>
  <w:style w:type="character" w:styleId="PageNumber">
    <w:name w:val="page number"/>
    <w:basedOn w:val="DefaultParagraphFont"/>
  </w:style>
  <w:style w:type="paragraph" w:styleId="DocumentMap">
    <w:name w:val="Document Map"/>
    <w:basedOn w:val="Normal"/>
    <w:semiHidden/>
    <w:pPr>
      <w:shd w:val="clear" w:color="auto" w:fill="000080"/>
    </w:pPr>
    <w:rPr>
      <w:rFonts w:ascii="Tahoma" w:hAnsi="Tahoma"/>
    </w:rPr>
  </w:style>
  <w:style w:type="character" w:styleId="FollowedHyperlink">
    <w:name w:val="FollowedHyperlink"/>
    <w:rPr>
      <w:color w:val="800080"/>
      <w:sz w:val="20"/>
      <w:u w:val="single"/>
    </w:rPr>
  </w:style>
  <w:style w:type="paragraph" w:styleId="TOC5">
    <w:name w:val="toc 5"/>
    <w:basedOn w:val="Normal"/>
    <w:next w:val="Normal"/>
    <w:semiHidden/>
    <w:pPr>
      <w:ind w:left="800"/>
    </w:pPr>
    <w:rPr>
      <w:rFonts w:ascii="Times New Roman" w:hAnsi="Times New Roman"/>
      <w:szCs w:val="21"/>
    </w:rPr>
  </w:style>
  <w:style w:type="paragraph" w:styleId="TOC6">
    <w:name w:val="toc 6"/>
    <w:basedOn w:val="Normal"/>
    <w:next w:val="Normal"/>
    <w:semiHidden/>
    <w:pPr>
      <w:ind w:left="1000"/>
    </w:pPr>
    <w:rPr>
      <w:rFonts w:ascii="Times New Roman" w:hAnsi="Times New Roman"/>
      <w:szCs w:val="21"/>
    </w:rPr>
  </w:style>
  <w:style w:type="paragraph" w:styleId="TOC7">
    <w:name w:val="toc 7"/>
    <w:basedOn w:val="Normal"/>
    <w:next w:val="Normal"/>
    <w:semiHidden/>
    <w:pPr>
      <w:ind w:left="1200"/>
    </w:pPr>
    <w:rPr>
      <w:rFonts w:ascii="Times New Roman" w:hAnsi="Times New Roman"/>
      <w:szCs w:val="21"/>
    </w:rPr>
  </w:style>
  <w:style w:type="paragraph" w:styleId="TOC8">
    <w:name w:val="toc 8"/>
    <w:basedOn w:val="Normal"/>
    <w:next w:val="Normal"/>
    <w:semiHidden/>
    <w:pPr>
      <w:ind w:left="1400"/>
    </w:pPr>
    <w:rPr>
      <w:rFonts w:ascii="Times New Roman" w:hAnsi="Times New Roman"/>
      <w:szCs w:val="21"/>
    </w:rPr>
  </w:style>
  <w:style w:type="paragraph" w:styleId="TOC9">
    <w:name w:val="toc 9"/>
    <w:basedOn w:val="Normal"/>
    <w:next w:val="Normal"/>
    <w:semiHidden/>
    <w:pPr>
      <w:ind w:left="1600"/>
    </w:pPr>
    <w:rPr>
      <w:rFonts w:ascii="Times New Roman" w:hAnsi="Times New Roman"/>
      <w:szCs w:val="21"/>
    </w:rPr>
  </w:style>
  <w:style w:type="paragraph" w:styleId="NormalWeb">
    <w:name w:val="Normal (Web)"/>
    <w:basedOn w:val="Normal"/>
    <w:pPr>
      <w:spacing w:before="100" w:after="100"/>
    </w:pPr>
    <w:rPr>
      <w:rFonts w:ascii="Times New Roman" w:hAnsi="Times New Roman"/>
      <w:sz w:val="24"/>
    </w:rPr>
  </w:style>
  <w:style w:type="paragraph" w:styleId="BlockText">
    <w:name w:val="Block Text"/>
    <w:basedOn w:val="Normal"/>
    <w:pPr>
      <w:ind w:left="1440" w:right="1440"/>
    </w:pPr>
  </w:style>
  <w:style w:type="paragraph" w:customStyle="1" w:styleId="Graphic">
    <w:name w:val="Graphic"/>
    <w:basedOn w:val="Normal"/>
    <w:next w:val="Normal"/>
    <w:autoRedefine/>
    <w:pPr>
      <w:spacing w:before="120"/>
      <w:jc w:val="center"/>
    </w:pPr>
  </w:style>
  <w:style w:type="paragraph" w:customStyle="1" w:styleId="Sub-Title">
    <w:name w:val="Sub-Title"/>
    <w:basedOn w:val="MainTitle"/>
    <w:next w:val="BodyText"/>
    <w:pPr>
      <w:spacing w:before="0" w:after="0"/>
    </w:pPr>
  </w:style>
  <w:style w:type="paragraph" w:customStyle="1" w:styleId="TitlePageInformation">
    <w:name w:val="Title Page Information"/>
    <w:basedOn w:val="Normal"/>
    <w:pPr>
      <w:tabs>
        <w:tab w:val="left" w:pos="4590"/>
      </w:tabs>
      <w:ind w:left="2610"/>
    </w:pPr>
    <w:rPr>
      <w:b/>
    </w:rPr>
  </w:style>
  <w:style w:type="paragraph" w:customStyle="1" w:styleId="HeadingTOC">
    <w:name w:val="Heading TOC"/>
    <w:basedOn w:val="Heading1"/>
    <w:next w:val="BodyText"/>
  </w:style>
  <w:style w:type="paragraph" w:customStyle="1" w:styleId="OrderedList">
    <w:name w:val="Ordered List"/>
    <w:basedOn w:val="Normal"/>
    <w:pPr>
      <w:numPr>
        <w:numId w:val="10"/>
      </w:numPr>
      <w:spacing w:after="60"/>
      <w:ind w:right="720"/>
    </w:pPr>
  </w:style>
  <w:style w:type="paragraph" w:customStyle="1" w:styleId="Orderedsub-list">
    <w:name w:val="Ordered sub-list"/>
    <w:basedOn w:val="BodyText"/>
    <w:pPr>
      <w:numPr>
        <w:numId w:val="9"/>
      </w:numPr>
      <w:tabs>
        <w:tab w:val="clear" w:pos="1800"/>
        <w:tab w:val="left" w:pos="2160"/>
      </w:tabs>
      <w:spacing w:before="0" w:after="60"/>
      <w:ind w:left="2160" w:right="720"/>
    </w:pPr>
  </w:style>
  <w:style w:type="paragraph" w:customStyle="1" w:styleId="Bulletsub-bullet">
    <w:name w:val="Bullet sub-bullet"/>
    <w:basedOn w:val="Bullet"/>
    <w:pPr>
      <w:tabs>
        <w:tab w:val="clear" w:pos="720"/>
        <w:tab w:val="left" w:pos="2160"/>
      </w:tabs>
      <w:ind w:left="2160"/>
    </w:pPr>
  </w:style>
  <w:style w:type="paragraph" w:styleId="Caption">
    <w:name w:val="caption"/>
    <w:basedOn w:val="Normal"/>
    <w:next w:val="Normal"/>
    <w:qFormat/>
    <w:pPr>
      <w:ind w:left="360"/>
    </w:pPr>
    <w:rPr>
      <w:bCs/>
    </w:rPr>
  </w:style>
  <w:style w:type="paragraph" w:customStyle="1" w:styleId="TitlePageNotes">
    <w:name w:val="Title Page Notes"/>
    <w:basedOn w:val="Normal"/>
    <w:pPr>
      <w:spacing w:before="60" w:after="60"/>
      <w:ind w:right="720"/>
    </w:pPr>
    <w:rPr>
      <w:bCs/>
      <w:i/>
      <w:sz w:val="18"/>
    </w:rPr>
  </w:style>
  <w:style w:type="paragraph" w:customStyle="1" w:styleId="bulletin">
    <w:name w:val="bullet in"/>
    <w:basedOn w:val="Bullet"/>
    <w:pPr>
      <w:numPr>
        <w:numId w:val="5"/>
      </w:numPr>
      <w:tabs>
        <w:tab w:val="clear" w:pos="720"/>
        <w:tab w:val="clear" w:pos="1440"/>
        <w:tab w:val="num" w:pos="2520"/>
      </w:tabs>
      <w:spacing w:before="60"/>
      <w:ind w:left="2520" w:right="288"/>
    </w:pPr>
    <w:rPr>
      <w:color w:val="000000"/>
    </w:rPr>
  </w:style>
  <w:style w:type="paragraph" w:customStyle="1" w:styleId="TitlePageNotesBullet">
    <w:name w:val="Title Page Notes Bullet"/>
    <w:basedOn w:val="TitlePageNotes"/>
    <w:pPr>
      <w:numPr>
        <w:numId w:val="11"/>
      </w:numPr>
    </w:pPr>
  </w:style>
  <w:style w:type="character" w:styleId="FootnoteReference">
    <w:name w:val="footnote reference"/>
    <w:semiHidden/>
    <w:rPr>
      <w:vertAlign w:val="superscript"/>
    </w:rPr>
  </w:style>
  <w:style w:type="paragraph" w:styleId="BalloonText">
    <w:name w:val="Balloon Text"/>
    <w:basedOn w:val="Normal"/>
    <w:link w:val="BalloonTextChar"/>
    <w:uiPriority w:val="99"/>
    <w:semiHidden/>
    <w:rsid w:val="000E46BA"/>
    <w:pPr>
      <w:spacing w:after="0" w:line="240" w:lineRule="auto"/>
    </w:pPr>
    <w:rPr>
      <w:rFonts w:ascii="Tahoma" w:hAnsi="Tahoma" w:cs="Tahoma"/>
      <w:sz w:val="16"/>
      <w:szCs w:val="16"/>
    </w:rPr>
  </w:style>
  <w:style w:type="paragraph" w:customStyle="1" w:styleId="bullet0">
    <w:name w:val="bullet"/>
    <w:basedOn w:val="Normal"/>
    <w:pPr>
      <w:numPr>
        <w:numId w:val="2"/>
      </w:numPr>
      <w:spacing w:before="60" w:after="60"/>
      <w:ind w:right="720"/>
    </w:pPr>
    <w:rPr>
      <w:color w:val="000000"/>
    </w:rPr>
  </w:style>
  <w:style w:type="paragraph" w:customStyle="1" w:styleId="instructionsbullet0">
    <w:name w:val="instructions bullet"/>
    <w:basedOn w:val="bullet0"/>
    <w:pPr>
      <w:numPr>
        <w:numId w:val="0"/>
      </w:numPr>
      <w:tabs>
        <w:tab w:val="num" w:pos="360"/>
      </w:tabs>
      <w:ind w:left="1368" w:hanging="360"/>
    </w:pPr>
    <w:rPr>
      <w:i/>
      <w:color w:val="FF0000"/>
    </w:rPr>
  </w:style>
  <w:style w:type="paragraph" w:customStyle="1" w:styleId="para">
    <w:name w:val="para"/>
    <w:basedOn w:val="Normal"/>
    <w:rsid w:val="006603A5"/>
    <w:pPr>
      <w:spacing w:before="100" w:beforeAutospacing="1" w:after="100" w:afterAutospacing="1"/>
    </w:pPr>
    <w:rPr>
      <w:rFonts w:ascii="Times New Roman" w:hAnsi="Times New Roman"/>
      <w:sz w:val="24"/>
      <w:szCs w:val="24"/>
    </w:rPr>
  </w:style>
  <w:style w:type="character" w:customStyle="1" w:styleId="ui">
    <w:name w:val="ui"/>
    <w:rsid w:val="006603A5"/>
  </w:style>
  <w:style w:type="character" w:customStyle="1" w:styleId="apple-converted-space">
    <w:name w:val="apple-converted-space"/>
    <w:rsid w:val="006603A5"/>
  </w:style>
  <w:style w:type="character" w:customStyle="1" w:styleId="notlocalizable">
    <w:name w:val="notlocalizable"/>
    <w:rsid w:val="006603A5"/>
  </w:style>
  <w:style w:type="paragraph" w:styleId="NoSpacing">
    <w:name w:val="No Spacing"/>
    <w:link w:val="NoSpacingChar"/>
    <w:uiPriority w:val="1"/>
    <w:qFormat/>
    <w:rsid w:val="002156B6"/>
    <w:rPr>
      <w:rFonts w:ascii="Calibri" w:hAnsi="Calibri"/>
      <w:sz w:val="22"/>
      <w:szCs w:val="22"/>
    </w:rPr>
  </w:style>
  <w:style w:type="character" w:customStyle="1" w:styleId="NoSpacingChar">
    <w:name w:val="No Spacing Char"/>
    <w:link w:val="NoSpacing"/>
    <w:uiPriority w:val="1"/>
    <w:rsid w:val="002156B6"/>
    <w:rPr>
      <w:rFonts w:ascii="Calibri" w:hAnsi="Calibri"/>
      <w:sz w:val="22"/>
      <w:szCs w:val="22"/>
    </w:rPr>
  </w:style>
  <w:style w:type="character" w:customStyle="1" w:styleId="ppBodyTextChar">
    <w:name w:val="pp Body Text Char"/>
    <w:link w:val="ppBodyText"/>
    <w:locked/>
    <w:rsid w:val="00D265D6"/>
    <w:rPr>
      <w:lang w:bidi="en-US"/>
    </w:rPr>
  </w:style>
  <w:style w:type="paragraph" w:customStyle="1" w:styleId="ppBodyText">
    <w:name w:val="pp Body Text"/>
    <w:link w:val="ppBodyTextChar"/>
    <w:qFormat/>
    <w:rsid w:val="00D265D6"/>
    <w:pPr>
      <w:numPr>
        <w:ilvl w:val="1"/>
        <w:numId w:val="31"/>
      </w:numPr>
      <w:spacing w:after="120" w:line="276" w:lineRule="auto"/>
    </w:pPr>
    <w:rPr>
      <w:lang w:bidi="en-US"/>
    </w:rPr>
  </w:style>
  <w:style w:type="paragraph" w:customStyle="1" w:styleId="ppBodyTextIndent">
    <w:name w:val="pp Body Text Indent"/>
    <w:basedOn w:val="ppBodyText"/>
    <w:rsid w:val="00D265D6"/>
    <w:pPr>
      <w:numPr>
        <w:ilvl w:val="2"/>
      </w:numPr>
      <w:tabs>
        <w:tab w:val="num" w:pos="360"/>
        <w:tab w:val="num" w:pos="2160"/>
      </w:tabs>
      <w:ind w:left="2160" w:hanging="180"/>
    </w:pPr>
  </w:style>
  <w:style w:type="paragraph" w:customStyle="1" w:styleId="ppBodyTextIndent2">
    <w:name w:val="pp Body Text Indent 2"/>
    <w:basedOn w:val="ppBodyTextIndent"/>
    <w:rsid w:val="00D265D6"/>
    <w:pPr>
      <w:numPr>
        <w:ilvl w:val="3"/>
      </w:numPr>
      <w:tabs>
        <w:tab w:val="num" w:pos="360"/>
        <w:tab w:val="num" w:pos="2160"/>
        <w:tab w:val="num" w:pos="2880"/>
      </w:tabs>
      <w:ind w:left="2880" w:hanging="360"/>
    </w:pPr>
  </w:style>
  <w:style w:type="paragraph" w:customStyle="1" w:styleId="ppBodyTextIndent3">
    <w:name w:val="pp Body Text Indent 3"/>
    <w:basedOn w:val="ppBodyTextIndent2"/>
    <w:rsid w:val="00D265D6"/>
    <w:pPr>
      <w:numPr>
        <w:ilvl w:val="4"/>
      </w:numPr>
      <w:tabs>
        <w:tab w:val="num" w:pos="360"/>
        <w:tab w:val="num" w:pos="2160"/>
        <w:tab w:val="num" w:pos="3600"/>
      </w:tabs>
      <w:ind w:left="3600" w:hanging="360"/>
    </w:pPr>
  </w:style>
  <w:style w:type="character" w:styleId="Strong">
    <w:name w:val="Strong"/>
    <w:aliases w:val="Bold"/>
    <w:qFormat/>
    <w:rsid w:val="000E46BA"/>
    <w:rPr>
      <w:b/>
      <w:bCs/>
    </w:rPr>
  </w:style>
  <w:style w:type="paragraph" w:styleId="ListParagraph">
    <w:name w:val="List Paragraph"/>
    <w:basedOn w:val="Normal"/>
    <w:next w:val="Normal"/>
    <w:uiPriority w:val="34"/>
    <w:qFormat/>
    <w:rsid w:val="000E46BA"/>
  </w:style>
  <w:style w:type="character" w:customStyle="1" w:styleId="Heading1Char">
    <w:name w:val="Heading 1 Char"/>
    <w:basedOn w:val="DefaultParagraphFont"/>
    <w:link w:val="Heading1"/>
    <w:rsid w:val="000E46BA"/>
    <w:rPr>
      <w:rFonts w:ascii="Segoe" w:eastAsiaTheme="majorEastAsia" w:hAnsi="Segoe" w:cstheme="majorBidi"/>
      <w:b/>
      <w:bCs/>
      <w:sz w:val="36"/>
      <w:szCs w:val="28"/>
    </w:rPr>
  </w:style>
  <w:style w:type="paragraph" w:styleId="TOCHeading">
    <w:name w:val="TOC Heading"/>
    <w:basedOn w:val="Heading1"/>
    <w:next w:val="Normal"/>
    <w:uiPriority w:val="39"/>
    <w:semiHidden/>
    <w:unhideWhenUsed/>
    <w:qFormat/>
    <w:rsid w:val="00BC28E3"/>
    <w:pPr>
      <w:spacing w:before="480" w:line="276" w:lineRule="auto"/>
      <w:outlineLvl w:val="9"/>
    </w:pPr>
    <w:rPr>
      <w:rFonts w:ascii="Cambria" w:eastAsia="MS Gothic" w:hAnsi="Cambria"/>
      <w:bCs w:val="0"/>
      <w:color w:val="365F91"/>
      <w:lang w:eastAsia="ja-JP"/>
    </w:rPr>
  </w:style>
  <w:style w:type="paragraph" w:customStyle="1" w:styleId="CoverTitle">
    <w:name w:val="Cover Title"/>
    <w:basedOn w:val="Normal"/>
    <w:next w:val="Normal"/>
    <w:uiPriority w:val="99"/>
    <w:rsid w:val="00CA6464"/>
    <w:pPr>
      <w:spacing w:before="3720" w:after="60" w:line="264" w:lineRule="auto"/>
      <w:ind w:left="1418" w:right="-567"/>
      <w:jc w:val="right"/>
    </w:pPr>
    <w:rPr>
      <w:rFonts w:ascii="Calibri" w:hAnsi="Calibri"/>
      <w:b/>
      <w:sz w:val="44"/>
      <w:lang w:val="en-AU" w:eastAsia="ja-JP"/>
    </w:rPr>
  </w:style>
  <w:style w:type="paragraph" w:customStyle="1" w:styleId="CoverBlockHeading1">
    <w:name w:val="Cover Block Heading 1"/>
    <w:basedOn w:val="Normal"/>
    <w:next w:val="CoverBlockTextBold"/>
    <w:uiPriority w:val="99"/>
    <w:rsid w:val="00CA6464"/>
    <w:pPr>
      <w:spacing w:before="1320" w:after="40" w:line="276" w:lineRule="auto"/>
      <w:ind w:right="-567"/>
      <w:jc w:val="right"/>
    </w:pPr>
    <w:rPr>
      <w:rFonts w:ascii="Calibri" w:hAnsi="Calibri"/>
      <w:i/>
      <w:sz w:val="22"/>
      <w:lang w:val="en-AU" w:eastAsia="ja-JP"/>
    </w:rPr>
  </w:style>
  <w:style w:type="paragraph" w:customStyle="1" w:styleId="CoverBlockTextBold">
    <w:name w:val="Cover Block Text Bold"/>
    <w:basedOn w:val="Normal"/>
    <w:uiPriority w:val="99"/>
    <w:rsid w:val="00CA6464"/>
    <w:pPr>
      <w:spacing w:after="40" w:line="276" w:lineRule="auto"/>
      <w:ind w:right="-567"/>
      <w:jc w:val="right"/>
    </w:pPr>
    <w:rPr>
      <w:rFonts w:ascii="Calibri" w:hAnsi="Calibri"/>
      <w:b/>
      <w:bCs/>
      <w:sz w:val="22"/>
      <w:lang w:val="en-AU" w:eastAsia="ja-JP"/>
    </w:rPr>
  </w:style>
  <w:style w:type="paragraph" w:customStyle="1" w:styleId="CoverBlockHeading2">
    <w:name w:val="Cover Block Heading 2"/>
    <w:basedOn w:val="Normal"/>
    <w:next w:val="CoverBlockTextBold"/>
    <w:uiPriority w:val="99"/>
    <w:rsid w:val="00CA6464"/>
    <w:pPr>
      <w:spacing w:before="720" w:after="200" w:line="276" w:lineRule="auto"/>
      <w:ind w:left="-567" w:right="-567"/>
      <w:jc w:val="right"/>
    </w:pPr>
    <w:rPr>
      <w:rFonts w:ascii="Calibri" w:hAnsi="Calibri"/>
      <w:i/>
      <w:iCs/>
      <w:sz w:val="22"/>
      <w:lang w:val="en-AU" w:eastAsia="ja-JP"/>
    </w:rPr>
  </w:style>
  <w:style w:type="character" w:styleId="CommentReference">
    <w:name w:val="annotation reference"/>
    <w:basedOn w:val="DefaultParagraphFont"/>
    <w:uiPriority w:val="99"/>
    <w:rsid w:val="000E46BA"/>
    <w:rPr>
      <w:sz w:val="16"/>
      <w:szCs w:val="16"/>
    </w:rPr>
  </w:style>
  <w:style w:type="paragraph" w:styleId="CommentText">
    <w:name w:val="annotation text"/>
    <w:basedOn w:val="Normal"/>
    <w:link w:val="CommentTextChar"/>
    <w:uiPriority w:val="99"/>
    <w:rsid w:val="000E46BA"/>
    <w:pPr>
      <w:spacing w:line="240" w:lineRule="auto"/>
    </w:pPr>
    <w:rPr>
      <w:sz w:val="20"/>
      <w:szCs w:val="20"/>
    </w:rPr>
  </w:style>
  <w:style w:type="character" w:customStyle="1" w:styleId="CommentTextChar">
    <w:name w:val="Comment Text Char"/>
    <w:basedOn w:val="DefaultParagraphFont"/>
    <w:link w:val="CommentText"/>
    <w:uiPriority w:val="99"/>
    <w:rsid w:val="000E46BA"/>
    <w:rPr>
      <w:rFonts w:ascii="Segoe" w:eastAsiaTheme="minorHAnsi" w:hAnsi="Segoe" w:cstheme="minorBidi"/>
    </w:rPr>
  </w:style>
  <w:style w:type="paragraph" w:styleId="CommentSubject">
    <w:name w:val="annotation subject"/>
    <w:basedOn w:val="CommentText"/>
    <w:next w:val="CommentText"/>
    <w:link w:val="CommentSubjectChar"/>
    <w:uiPriority w:val="99"/>
    <w:rsid w:val="000E46BA"/>
    <w:rPr>
      <w:b/>
      <w:bCs/>
    </w:rPr>
  </w:style>
  <w:style w:type="character" w:customStyle="1" w:styleId="CommentSubjectChar">
    <w:name w:val="Comment Subject Char"/>
    <w:basedOn w:val="CommentTextChar"/>
    <w:link w:val="CommentSubject"/>
    <w:uiPriority w:val="99"/>
    <w:rsid w:val="000E46BA"/>
    <w:rPr>
      <w:rFonts w:ascii="Segoe" w:eastAsiaTheme="minorHAnsi" w:hAnsi="Segoe" w:cstheme="minorBidi"/>
      <w:b/>
      <w:bCs/>
    </w:rPr>
  </w:style>
  <w:style w:type="paragraph" w:styleId="Revision">
    <w:name w:val="Revision"/>
    <w:hidden/>
    <w:uiPriority w:val="99"/>
    <w:semiHidden/>
    <w:rsid w:val="00513910"/>
    <w:rPr>
      <w:rFonts w:ascii="Arial" w:hAnsi="Arial"/>
      <w:lang w:val="en-CA"/>
    </w:rPr>
  </w:style>
  <w:style w:type="character" w:styleId="Emphasis">
    <w:name w:val="Emphasis"/>
    <w:aliases w:val="Italic"/>
    <w:qFormat/>
    <w:rsid w:val="000E46BA"/>
    <w:rPr>
      <w:i/>
      <w:iCs/>
    </w:rPr>
  </w:style>
  <w:style w:type="character" w:styleId="IntenseEmphasis">
    <w:name w:val="Intense Emphasis"/>
    <w:aliases w:val="Bold Italic"/>
    <w:qFormat/>
    <w:rsid w:val="000E46BA"/>
    <w:rPr>
      <w:b/>
      <w:bCs/>
      <w:i/>
      <w:iCs/>
      <w:color w:val="auto"/>
    </w:rPr>
  </w:style>
  <w:style w:type="character" w:customStyle="1" w:styleId="Heading2Char">
    <w:name w:val="Heading 2 Char"/>
    <w:basedOn w:val="DefaultParagraphFont"/>
    <w:link w:val="Heading2"/>
    <w:rsid w:val="000E46BA"/>
    <w:rPr>
      <w:rFonts w:ascii="Segoe Semibold" w:eastAsiaTheme="majorEastAsia" w:hAnsi="Segoe Semibold" w:cstheme="majorBidi"/>
      <w:bCs/>
      <w:sz w:val="36"/>
      <w:szCs w:val="26"/>
    </w:rPr>
  </w:style>
  <w:style w:type="character" w:customStyle="1" w:styleId="Heading3Char">
    <w:name w:val="Heading 3 Char"/>
    <w:basedOn w:val="DefaultParagraphFont"/>
    <w:link w:val="Heading3"/>
    <w:rsid w:val="000E46BA"/>
    <w:rPr>
      <w:rFonts w:ascii="Segoe Semibold" w:eastAsiaTheme="majorEastAsia" w:hAnsi="Segoe Semibold" w:cstheme="majorBidi"/>
      <w:bCs/>
      <w:sz w:val="26"/>
      <w:szCs w:val="22"/>
    </w:rPr>
  </w:style>
  <w:style w:type="character" w:customStyle="1" w:styleId="Heading4Char">
    <w:name w:val="Heading 4 Char"/>
    <w:basedOn w:val="DefaultParagraphFont"/>
    <w:link w:val="Heading4"/>
    <w:rsid w:val="000E46BA"/>
    <w:rPr>
      <w:rFonts w:ascii="Segoe" w:eastAsiaTheme="majorEastAsia" w:hAnsi="Segoe" w:cstheme="majorBidi"/>
      <w:b/>
      <w:bCs/>
      <w:iCs/>
      <w:sz w:val="22"/>
      <w:szCs w:val="22"/>
    </w:rPr>
  </w:style>
  <w:style w:type="character" w:customStyle="1" w:styleId="Heading5Char">
    <w:name w:val="Heading 5 Char"/>
    <w:basedOn w:val="DefaultParagraphFont"/>
    <w:link w:val="Heading5"/>
    <w:uiPriority w:val="9"/>
    <w:rsid w:val="000E46BA"/>
    <w:rPr>
      <w:rFonts w:ascii="Segoe" w:eastAsiaTheme="majorEastAsia" w:hAnsi="Segoe" w:cstheme="majorBidi"/>
      <w:b/>
      <w:sz w:val="22"/>
      <w:szCs w:val="22"/>
    </w:rPr>
  </w:style>
  <w:style w:type="paragraph" w:customStyle="1" w:styleId="Art">
    <w:name w:val="Art"/>
    <w:basedOn w:val="Normal"/>
    <w:next w:val="Normal"/>
    <w:qFormat/>
    <w:rsid w:val="000E46BA"/>
    <w:pPr>
      <w:spacing w:before="240" w:after="360" w:line="240" w:lineRule="auto"/>
    </w:pPr>
  </w:style>
  <w:style w:type="character" w:customStyle="1" w:styleId="BalloonTextChar">
    <w:name w:val="Balloon Text Char"/>
    <w:basedOn w:val="DefaultParagraphFont"/>
    <w:link w:val="BalloonText"/>
    <w:uiPriority w:val="99"/>
    <w:semiHidden/>
    <w:rsid w:val="000E46BA"/>
    <w:rPr>
      <w:rFonts w:ascii="Tahoma" w:eastAsiaTheme="minorHAnsi" w:hAnsi="Tahoma" w:cs="Tahoma"/>
      <w:sz w:val="16"/>
      <w:szCs w:val="16"/>
    </w:rPr>
  </w:style>
  <w:style w:type="paragraph" w:customStyle="1" w:styleId="Code">
    <w:name w:val="Code"/>
    <w:basedOn w:val="Normal"/>
    <w:qFormat/>
    <w:rsid w:val="000E46BA"/>
    <w:pPr>
      <w:pBdr>
        <w:top w:val="single" w:sz="4" w:space="4" w:color="DDDDDD"/>
        <w:left w:val="single" w:sz="4" w:space="4" w:color="DDDDDD"/>
        <w:bottom w:val="single" w:sz="4" w:space="6" w:color="DDDDDD"/>
        <w:right w:val="single" w:sz="4" w:space="4" w:color="DDDDDD"/>
      </w:pBdr>
      <w:shd w:val="clear" w:color="auto" w:fill="DDDDDD"/>
      <w:spacing w:line="200" w:lineRule="exact"/>
      <w:ind w:left="840" w:right="120"/>
      <w:contextualSpacing/>
    </w:pPr>
    <w:rPr>
      <w:rFonts w:ascii="Lucida Sans Typewriter" w:hAnsi="Lucida Sans Typewriter"/>
      <w:sz w:val="16"/>
    </w:rPr>
  </w:style>
  <w:style w:type="character" w:customStyle="1" w:styleId="CodeCharacterRange">
    <w:name w:val="Code Character Range"/>
    <w:rsid w:val="000E46BA"/>
    <w:rPr>
      <w:rFonts w:ascii="Lucida Sans Typewriter" w:hAnsi="Lucida Sans Typewriter"/>
    </w:rPr>
  </w:style>
  <w:style w:type="character" w:customStyle="1" w:styleId="HeaderChar">
    <w:name w:val="Header Char"/>
    <w:basedOn w:val="DefaultParagraphFont"/>
    <w:link w:val="Header"/>
    <w:uiPriority w:val="99"/>
    <w:rsid w:val="000E46BA"/>
    <w:rPr>
      <w:rFonts w:ascii="Segoe" w:eastAsiaTheme="minorHAnsi" w:hAnsi="Segoe" w:cstheme="minorBidi"/>
      <w:sz w:val="19"/>
      <w:szCs w:val="22"/>
    </w:rPr>
  </w:style>
  <w:style w:type="character" w:customStyle="1" w:styleId="FooterChar">
    <w:name w:val="Footer Char"/>
    <w:basedOn w:val="DefaultParagraphFont"/>
    <w:link w:val="Footer"/>
    <w:uiPriority w:val="99"/>
    <w:rsid w:val="000E46BA"/>
    <w:rPr>
      <w:rFonts w:ascii="Segoe" w:eastAsiaTheme="minorHAnsi" w:hAnsi="Segoe" w:cstheme="minorBidi"/>
      <w:sz w:val="19"/>
      <w:szCs w:val="22"/>
    </w:rPr>
  </w:style>
  <w:style w:type="character" w:customStyle="1" w:styleId="Folio">
    <w:name w:val="Folio"/>
    <w:uiPriority w:val="4"/>
    <w:semiHidden/>
    <w:rsid w:val="000E46BA"/>
    <w:rPr>
      <w:rFonts w:ascii="Segoe Semibold" w:hAnsi="Segoe Semibold"/>
    </w:rPr>
  </w:style>
  <w:style w:type="paragraph" w:customStyle="1" w:styleId="Headerright">
    <w:name w:val="Header (right)"/>
    <w:basedOn w:val="Normal"/>
    <w:uiPriority w:val="4"/>
    <w:rsid w:val="000E46BA"/>
    <w:pPr>
      <w:pBdr>
        <w:bottom w:val="single" w:sz="4" w:space="1" w:color="auto"/>
      </w:pBdr>
      <w:tabs>
        <w:tab w:val="right" w:pos="7200"/>
        <w:tab w:val="right" w:pos="8460"/>
      </w:tabs>
      <w:spacing w:after="0" w:line="200" w:lineRule="exact"/>
      <w:ind w:left="0"/>
      <w:contextualSpacing/>
      <w:jc w:val="right"/>
    </w:pPr>
    <w:rPr>
      <w:rFonts w:ascii="Segoe Condensed" w:hAnsi="Segoe Condensed"/>
      <w:sz w:val="16"/>
    </w:rPr>
  </w:style>
  <w:style w:type="paragraph" w:customStyle="1" w:styleId="BulletList">
    <w:name w:val="Bullet List"/>
    <w:basedOn w:val="ListBullet"/>
    <w:qFormat/>
    <w:rsid w:val="000E46BA"/>
    <w:pPr>
      <w:ind w:left="1080"/>
      <w:contextualSpacing w:val="0"/>
    </w:pPr>
  </w:style>
  <w:style w:type="paragraph" w:customStyle="1" w:styleId="BulletList2">
    <w:name w:val="Bullet List 2"/>
    <w:basedOn w:val="BulletList"/>
    <w:qFormat/>
    <w:rsid w:val="000E46BA"/>
    <w:pPr>
      <w:tabs>
        <w:tab w:val="clear" w:pos="360"/>
        <w:tab w:val="left" w:pos="1080"/>
      </w:tabs>
      <w:ind w:left="1440"/>
    </w:pPr>
  </w:style>
  <w:style w:type="paragraph" w:styleId="ListBullet">
    <w:name w:val="List Bullet"/>
    <w:basedOn w:val="Normal"/>
    <w:uiPriority w:val="99"/>
    <w:rsid w:val="000E46BA"/>
    <w:pPr>
      <w:numPr>
        <w:numId w:val="89"/>
      </w:numPr>
      <w:contextualSpacing/>
    </w:pPr>
  </w:style>
  <w:style w:type="paragraph" w:customStyle="1" w:styleId="BulletList3">
    <w:name w:val="Bullet List 3"/>
    <w:basedOn w:val="BulletList2"/>
    <w:rsid w:val="000E46BA"/>
  </w:style>
  <w:style w:type="paragraph" w:customStyle="1" w:styleId="CodeinList">
    <w:name w:val="Code in List"/>
    <w:basedOn w:val="Code"/>
    <w:rsid w:val="000E46BA"/>
    <w:pPr>
      <w:spacing w:before="120"/>
      <w:ind w:left="1195" w:right="115"/>
    </w:pPr>
  </w:style>
  <w:style w:type="paragraph" w:customStyle="1" w:styleId="CodeinList2">
    <w:name w:val="Code in List 2"/>
    <w:basedOn w:val="CodeinList"/>
    <w:rsid w:val="000E46BA"/>
  </w:style>
  <w:style w:type="paragraph" w:customStyle="1" w:styleId="CodeinList3">
    <w:name w:val="Code in List 3"/>
    <w:basedOn w:val="CodeinList2"/>
    <w:next w:val="Normal"/>
    <w:qFormat/>
    <w:rsid w:val="000E46BA"/>
  </w:style>
  <w:style w:type="paragraph" w:customStyle="1" w:styleId="LessonNumber">
    <w:name w:val="Lesson Number"/>
    <w:basedOn w:val="Normal"/>
    <w:uiPriority w:val="1"/>
    <w:qFormat/>
    <w:rsid w:val="000E46BA"/>
    <w:pPr>
      <w:spacing w:after="0" w:line="320" w:lineRule="exact"/>
      <w:ind w:left="0"/>
    </w:pPr>
    <w:rPr>
      <w:rFonts w:ascii="Segoe Light" w:hAnsi="Segoe Light"/>
      <w:sz w:val="32"/>
    </w:rPr>
  </w:style>
  <w:style w:type="paragraph" w:customStyle="1" w:styleId="NumberedList">
    <w:name w:val="Numbered List"/>
    <w:basedOn w:val="ListNumber"/>
    <w:qFormat/>
    <w:rsid w:val="000E46BA"/>
    <w:pPr>
      <w:numPr>
        <w:numId w:val="99"/>
      </w:numPr>
      <w:tabs>
        <w:tab w:val="left" w:pos="1080"/>
      </w:tabs>
      <w:contextualSpacing w:val="0"/>
    </w:pPr>
  </w:style>
  <w:style w:type="paragraph" w:customStyle="1" w:styleId="NumberedList2">
    <w:name w:val="Numbered List 2"/>
    <w:basedOn w:val="ListNumber2"/>
    <w:rsid w:val="000E46BA"/>
    <w:pPr>
      <w:tabs>
        <w:tab w:val="clear" w:pos="720"/>
        <w:tab w:val="left" w:pos="1440"/>
      </w:tabs>
      <w:ind w:left="1440"/>
    </w:pPr>
  </w:style>
  <w:style w:type="paragraph" w:styleId="ListNumber">
    <w:name w:val="List Number"/>
    <w:basedOn w:val="Normal"/>
    <w:uiPriority w:val="99"/>
    <w:rsid w:val="000E46BA"/>
    <w:pPr>
      <w:numPr>
        <w:numId w:val="90"/>
      </w:numPr>
      <w:contextualSpacing/>
    </w:pPr>
  </w:style>
  <w:style w:type="paragraph" w:customStyle="1" w:styleId="NumberedList3">
    <w:name w:val="Numbered List 3"/>
    <w:basedOn w:val="ListNumber3"/>
    <w:rsid w:val="000E46BA"/>
    <w:pPr>
      <w:tabs>
        <w:tab w:val="clear" w:pos="1080"/>
        <w:tab w:val="left" w:pos="1800"/>
      </w:tabs>
      <w:ind w:left="1800"/>
      <w:contextualSpacing w:val="0"/>
    </w:pPr>
  </w:style>
  <w:style w:type="paragraph" w:styleId="ListNumber2">
    <w:name w:val="List Number 2"/>
    <w:basedOn w:val="Normal"/>
    <w:uiPriority w:val="99"/>
    <w:rsid w:val="000E46BA"/>
    <w:pPr>
      <w:numPr>
        <w:numId w:val="91"/>
      </w:numPr>
      <w:contextualSpacing/>
    </w:pPr>
  </w:style>
  <w:style w:type="paragraph" w:customStyle="1" w:styleId="ParagraphinList2">
    <w:name w:val="Paragraph in List 2"/>
    <w:basedOn w:val="BulletList2"/>
    <w:qFormat/>
    <w:rsid w:val="000E46BA"/>
  </w:style>
  <w:style w:type="paragraph" w:styleId="ListNumber3">
    <w:name w:val="List Number 3"/>
    <w:basedOn w:val="Normal"/>
    <w:uiPriority w:val="99"/>
    <w:rsid w:val="000E46BA"/>
    <w:pPr>
      <w:numPr>
        <w:numId w:val="92"/>
      </w:numPr>
      <w:contextualSpacing/>
    </w:pPr>
  </w:style>
  <w:style w:type="paragraph" w:customStyle="1" w:styleId="ParagraphinList">
    <w:name w:val="Paragraph in List"/>
    <w:basedOn w:val="BulletList"/>
    <w:next w:val="BulletList"/>
    <w:qFormat/>
    <w:rsid w:val="000E46BA"/>
    <w:pPr>
      <w:numPr>
        <w:numId w:val="0"/>
      </w:numPr>
      <w:ind w:left="1080"/>
    </w:pPr>
  </w:style>
  <w:style w:type="paragraph" w:customStyle="1" w:styleId="ParagraphinList3">
    <w:name w:val="Paragraph in List 3"/>
    <w:basedOn w:val="ParagraphinList"/>
    <w:next w:val="Normal"/>
    <w:rsid w:val="000E46BA"/>
    <w:pPr>
      <w:ind w:left="1800"/>
    </w:pPr>
  </w:style>
  <w:style w:type="paragraph" w:customStyle="1" w:styleId="ModuleNumber">
    <w:name w:val="Module Number"/>
    <w:basedOn w:val="Normal"/>
    <w:next w:val="ModuleTitle"/>
    <w:uiPriority w:val="1"/>
    <w:qFormat/>
    <w:rsid w:val="000E46BA"/>
    <w:pPr>
      <w:spacing w:before="1760" w:line="440" w:lineRule="exact"/>
      <w:ind w:left="0"/>
    </w:pPr>
    <w:rPr>
      <w:rFonts w:ascii="Segoe Light" w:hAnsi="Segoe Light"/>
      <w:sz w:val="52"/>
    </w:rPr>
  </w:style>
  <w:style w:type="paragraph" w:customStyle="1" w:styleId="ModuleTitle">
    <w:name w:val="Module Title"/>
    <w:basedOn w:val="Normal"/>
    <w:next w:val="Heading3"/>
    <w:uiPriority w:val="1"/>
    <w:qFormat/>
    <w:rsid w:val="000E46BA"/>
    <w:pPr>
      <w:spacing w:line="380" w:lineRule="exact"/>
    </w:pPr>
    <w:rPr>
      <w:rFonts w:ascii="Segoe Semibold" w:hAnsi="Segoe Semibold"/>
      <w:sz w:val="32"/>
    </w:rPr>
  </w:style>
  <w:style w:type="paragraph" w:customStyle="1" w:styleId="ModuleTOC">
    <w:name w:val="Module TOC"/>
    <w:basedOn w:val="Normal"/>
    <w:uiPriority w:val="1"/>
    <w:qFormat/>
    <w:rsid w:val="000E46BA"/>
    <w:pPr>
      <w:tabs>
        <w:tab w:val="right" w:pos="7747"/>
      </w:tabs>
    </w:pPr>
  </w:style>
  <w:style w:type="character" w:customStyle="1" w:styleId="ModuleTOCBold">
    <w:name w:val="Module TOC Bold"/>
    <w:basedOn w:val="Strong"/>
    <w:uiPriority w:val="1"/>
    <w:qFormat/>
    <w:rsid w:val="000E46BA"/>
    <w:rPr>
      <w:rFonts w:ascii="Segoe Semibold" w:hAnsi="Segoe Semibold"/>
      <w:b w:val="0"/>
      <w:bCs/>
    </w:rPr>
  </w:style>
  <w:style w:type="paragraph" w:customStyle="1" w:styleId="ProcedureHeading">
    <w:name w:val="Procedure Heading"/>
    <w:basedOn w:val="Heading4"/>
    <w:next w:val="NumberedList"/>
    <w:qFormat/>
    <w:rsid w:val="000E46BA"/>
    <w:pPr>
      <w:spacing w:line="300" w:lineRule="exact"/>
    </w:pPr>
    <w:rPr>
      <w:rFonts w:ascii="Segoe Semibold" w:hAnsi="Segoe Semibold"/>
      <w:b w:val="0"/>
    </w:rPr>
  </w:style>
  <w:style w:type="paragraph" w:customStyle="1" w:styleId="Question">
    <w:name w:val="Question"/>
    <w:basedOn w:val="Normal"/>
    <w:qFormat/>
    <w:rsid w:val="000E46BA"/>
    <w:pPr>
      <w:ind w:left="1080" w:right="720"/>
    </w:pPr>
  </w:style>
  <w:style w:type="paragraph" w:customStyle="1" w:styleId="Readeraid">
    <w:name w:val="Readeraid"/>
    <w:basedOn w:val="Normal"/>
    <w:next w:val="Normal"/>
    <w:qFormat/>
    <w:rsid w:val="000E46BA"/>
    <w:pPr>
      <w:spacing w:before="360" w:after="360" w:line="240" w:lineRule="atLeast"/>
      <w:ind w:left="1166" w:right="720"/>
      <w:contextualSpacing/>
    </w:pPr>
  </w:style>
  <w:style w:type="paragraph" w:customStyle="1" w:styleId="ReaderaidExpert">
    <w:name w:val="Readeraid Expert"/>
    <w:basedOn w:val="Readeraid"/>
    <w:next w:val="Normal"/>
    <w:uiPriority w:val="4"/>
    <w:semiHidden/>
    <w:rsid w:val="000E46BA"/>
    <w:pPr>
      <w:spacing w:before="0" w:line="260" w:lineRule="exact"/>
      <w:ind w:left="720"/>
    </w:pPr>
  </w:style>
  <w:style w:type="paragraph" w:customStyle="1" w:styleId="ReaderaidExpertAuthor">
    <w:name w:val="Readeraid Expert (Author)"/>
    <w:basedOn w:val="ReaderaidExpert"/>
    <w:next w:val="ReaderaidExpert"/>
    <w:uiPriority w:val="4"/>
    <w:semiHidden/>
    <w:rsid w:val="000E46BA"/>
    <w:pPr>
      <w:spacing w:after="60" w:line="210" w:lineRule="exact"/>
    </w:pPr>
    <w:rPr>
      <w:i/>
      <w:sz w:val="17"/>
    </w:rPr>
  </w:style>
  <w:style w:type="paragraph" w:customStyle="1" w:styleId="ReaderaidExpertHead">
    <w:name w:val="Readeraid Expert (Head)"/>
    <w:basedOn w:val="Heading3"/>
    <w:next w:val="ReaderaidExpert"/>
    <w:uiPriority w:val="4"/>
    <w:semiHidden/>
    <w:rsid w:val="000E46BA"/>
    <w:pPr>
      <w:spacing w:before="0" w:after="0" w:line="210" w:lineRule="atLeast"/>
    </w:pPr>
    <w:rPr>
      <w:sz w:val="19"/>
    </w:rPr>
  </w:style>
  <w:style w:type="paragraph" w:customStyle="1" w:styleId="ReaderaidExpertRuleAbove">
    <w:name w:val="Readeraid Expert (Rule Above)"/>
    <w:basedOn w:val="ReaderaidExpertHead"/>
    <w:next w:val="ReaderaidExpertHead"/>
    <w:uiPriority w:val="4"/>
    <w:semiHidden/>
    <w:rsid w:val="000E46BA"/>
    <w:pPr>
      <w:pBdr>
        <w:top w:val="single" w:sz="4" w:space="1" w:color="auto"/>
      </w:pBdr>
      <w:spacing w:before="360" w:line="200" w:lineRule="exact"/>
    </w:pPr>
    <w:rPr>
      <w:rFonts w:ascii="Segoe" w:hAnsi="Segoe"/>
      <w:smallCaps/>
      <w:spacing w:val="26"/>
      <w:sz w:val="18"/>
    </w:rPr>
  </w:style>
  <w:style w:type="paragraph" w:customStyle="1" w:styleId="Results">
    <w:name w:val="Results"/>
    <w:basedOn w:val="Normal"/>
    <w:next w:val="Normal"/>
    <w:qFormat/>
    <w:rsid w:val="000E46BA"/>
    <w:pPr>
      <w:pBdr>
        <w:top w:val="single" w:sz="24" w:space="1" w:color="D9D9D9" w:themeColor="background1" w:themeShade="D9"/>
        <w:left w:val="single" w:sz="24" w:space="4" w:color="D9D9D9" w:themeColor="background1" w:themeShade="D9"/>
        <w:bottom w:val="single" w:sz="24" w:space="1" w:color="D9D9D9" w:themeColor="background1" w:themeShade="D9"/>
        <w:right w:val="single" w:sz="24" w:space="4" w:color="D9D9D9" w:themeColor="background1" w:themeShade="D9"/>
      </w:pBdr>
      <w:shd w:val="clear" w:color="auto" w:fill="D9D9D9" w:themeFill="background1" w:themeFillShade="D9"/>
    </w:pPr>
  </w:style>
  <w:style w:type="paragraph" w:customStyle="1" w:styleId="Headerleft">
    <w:name w:val="Header (left)"/>
    <w:basedOn w:val="Headerright"/>
    <w:next w:val="Normal"/>
    <w:uiPriority w:val="4"/>
    <w:rsid w:val="000E46BA"/>
    <w:pPr>
      <w:tabs>
        <w:tab w:val="clear" w:pos="7200"/>
        <w:tab w:val="right" w:pos="1980"/>
      </w:tabs>
      <w:jc w:val="left"/>
    </w:pPr>
  </w:style>
  <w:style w:type="paragraph" w:customStyle="1" w:styleId="TableBody">
    <w:name w:val="Table Body"/>
    <w:basedOn w:val="Normal"/>
    <w:link w:val="TableBodyChar"/>
    <w:qFormat/>
    <w:rsid w:val="000E46BA"/>
    <w:pPr>
      <w:spacing w:before="40" w:after="60" w:line="220" w:lineRule="exact"/>
      <w:ind w:left="58"/>
    </w:pPr>
  </w:style>
  <w:style w:type="paragraph" w:customStyle="1" w:styleId="TableCode">
    <w:name w:val="Table Code"/>
    <w:basedOn w:val="Code"/>
    <w:rsid w:val="000E46BA"/>
    <w:pPr>
      <w:ind w:left="158" w:right="158"/>
    </w:pPr>
    <w:rPr>
      <w:rFonts w:ascii="Segoe Condensed" w:hAnsi="Segoe Condensed"/>
    </w:rPr>
  </w:style>
  <w:style w:type="paragraph" w:customStyle="1" w:styleId="TableHead">
    <w:name w:val="Table Head"/>
    <w:basedOn w:val="Normal"/>
    <w:qFormat/>
    <w:rsid w:val="000E46BA"/>
    <w:pPr>
      <w:spacing w:after="0" w:line="220" w:lineRule="exact"/>
      <w:ind w:left="0"/>
    </w:pPr>
    <w:rPr>
      <w:rFonts w:ascii="Segoe Semibold" w:hAnsi="Segoe Semibold"/>
    </w:rPr>
  </w:style>
  <w:style w:type="paragraph" w:customStyle="1" w:styleId="TableBulletList">
    <w:name w:val="Table Bullet List"/>
    <w:basedOn w:val="BulletList"/>
    <w:rsid w:val="000E46BA"/>
    <w:pPr>
      <w:tabs>
        <w:tab w:val="clear" w:pos="360"/>
        <w:tab w:val="left" w:pos="245"/>
      </w:tabs>
      <w:spacing w:line="220" w:lineRule="exact"/>
      <w:ind w:left="245" w:hanging="245"/>
    </w:pPr>
  </w:style>
  <w:style w:type="table" w:styleId="TableGrid">
    <w:name w:val="Table Grid"/>
    <w:basedOn w:val="TableNormal"/>
    <w:uiPriority w:val="59"/>
    <w:rsid w:val="000E46B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List2">
    <w:name w:val="Table Bullet List 2"/>
    <w:basedOn w:val="BulletList"/>
    <w:next w:val="TableBody"/>
    <w:rsid w:val="000E46BA"/>
    <w:pPr>
      <w:tabs>
        <w:tab w:val="clear" w:pos="360"/>
        <w:tab w:val="left" w:pos="475"/>
      </w:tabs>
      <w:ind w:left="605"/>
    </w:pPr>
  </w:style>
  <w:style w:type="paragraph" w:customStyle="1" w:styleId="TableNumberedList">
    <w:name w:val="Table Numbered List"/>
    <w:basedOn w:val="NumberedList"/>
    <w:rsid w:val="000E46BA"/>
    <w:pPr>
      <w:ind w:left="245" w:hanging="245"/>
    </w:pPr>
  </w:style>
  <w:style w:type="paragraph" w:customStyle="1" w:styleId="TableNumberedList2">
    <w:name w:val="Table Numbered List 2"/>
    <w:basedOn w:val="TableNumberedList"/>
    <w:rsid w:val="000E46BA"/>
    <w:pPr>
      <w:tabs>
        <w:tab w:val="clear" w:pos="1080"/>
        <w:tab w:val="left" w:pos="475"/>
      </w:tabs>
      <w:ind w:left="490"/>
    </w:pPr>
  </w:style>
  <w:style w:type="paragraph" w:customStyle="1" w:styleId="TableReaderaid">
    <w:name w:val="Table Readeraid"/>
    <w:basedOn w:val="Readeraid"/>
    <w:next w:val="TableBody"/>
    <w:rsid w:val="000E46BA"/>
    <w:pPr>
      <w:spacing w:before="120" w:after="120"/>
      <w:ind w:left="360" w:right="245"/>
    </w:pPr>
  </w:style>
  <w:style w:type="table" w:customStyle="1" w:styleId="MOCTable">
    <w:name w:val="MOC Table"/>
    <w:basedOn w:val="TableNormal"/>
    <w:uiPriority w:val="99"/>
    <w:qFormat/>
    <w:rsid w:val="000E46BA"/>
    <w:rPr>
      <w:rFonts w:ascii="Segoe" w:eastAsiaTheme="minorHAnsi" w:hAnsi="Segoe" w:cstheme="minorBidi"/>
      <w:sz w:val="22"/>
      <w:szCs w:val="22"/>
    </w:rPr>
    <w:tblPr>
      <w:tblInd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0" w:type="dxa"/>
        <w:left w:w="108" w:type="dxa"/>
        <w:bottom w:w="0" w:type="dxa"/>
        <w:right w:w="108" w:type="dxa"/>
      </w:tblCellMar>
    </w:tblPr>
  </w:style>
  <w:style w:type="table" w:styleId="TableGrid1">
    <w:name w:val="Table Grid 1"/>
    <w:basedOn w:val="TableNormal"/>
    <w:uiPriority w:val="99"/>
    <w:unhideWhenUsed/>
    <w:rsid w:val="000E46BA"/>
    <w:pPr>
      <w:spacing w:after="120" w:line="260" w:lineRule="exact"/>
      <w:ind w:left="720"/>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MOC">
    <w:name w:val="Table Grid MOC"/>
    <w:basedOn w:val="TableNormal"/>
    <w:next w:val="TableNormal"/>
    <w:rsid w:val="000E46BA"/>
    <w:rPr>
      <w:lang w:eastAsia="ja-JP"/>
    </w:rPr>
    <w:tblPr>
      <w:tblInd w:w="8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60" w:type="dxa"/>
        <w:left w:w="60" w:type="dxa"/>
        <w:bottom w:w="30" w:type="dxa"/>
        <w:right w:w="60" w:type="dxa"/>
      </w:tblCellMar>
    </w:tblPr>
    <w:tblStylePr w:type="firstRow">
      <w:pPr>
        <w:wordWrap/>
        <w:jc w:val="left"/>
      </w:pPr>
      <w:tblPr/>
      <w:trPr>
        <w:tblHeader/>
      </w:tr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shd w:val="clear" w:color="auto" w:fill="E6E6E6"/>
        <w:vAlign w:val="bottom"/>
      </w:tcPr>
    </w:tblStylePr>
  </w:style>
  <w:style w:type="character" w:customStyle="1" w:styleId="TableBodyChar">
    <w:name w:val="Table Body Char"/>
    <w:basedOn w:val="DefaultParagraphFont"/>
    <w:link w:val="TableBody"/>
    <w:rsid w:val="000E46BA"/>
    <w:rPr>
      <w:rFonts w:ascii="Segoe" w:eastAsiaTheme="minorHAnsi" w:hAnsi="Segoe" w:cstheme="minorBidi"/>
      <w:sz w:val="19"/>
      <w:szCs w:val="22"/>
    </w:rPr>
  </w:style>
  <w:style w:type="paragraph" w:styleId="PlainText">
    <w:name w:val="Plain Text"/>
    <w:basedOn w:val="Normal"/>
    <w:link w:val="PlainTextChar"/>
    <w:uiPriority w:val="99"/>
    <w:rsid w:val="000E46BA"/>
    <w:pPr>
      <w:spacing w:after="0" w:line="240" w:lineRule="auto"/>
      <w:ind w:left="0"/>
    </w:pPr>
    <w:rPr>
      <w:rFonts w:ascii="Consolas" w:hAnsi="Consolas"/>
      <w:sz w:val="21"/>
      <w:szCs w:val="21"/>
    </w:rPr>
  </w:style>
  <w:style w:type="character" w:customStyle="1" w:styleId="PlainTextChar">
    <w:name w:val="Plain Text Char"/>
    <w:basedOn w:val="DefaultParagraphFont"/>
    <w:link w:val="PlainText"/>
    <w:uiPriority w:val="99"/>
    <w:rsid w:val="000E46BA"/>
    <w:rPr>
      <w:rFonts w:ascii="Consolas" w:eastAsiaTheme="minorHAnsi" w:hAnsi="Consolas" w:cstheme="minorBidi"/>
      <w:sz w:val="21"/>
      <w:szCs w:val="21"/>
    </w:rPr>
  </w:style>
  <w:style w:type="paragraph" w:customStyle="1" w:styleId="ReaderaidTableGraphic">
    <w:name w:val="Readeraid Table Graphic"/>
    <w:basedOn w:val="Normal"/>
    <w:rsid w:val="000E46BA"/>
    <w:pPr>
      <w:spacing w:before="420" w:after="0" w:line="240" w:lineRule="auto"/>
      <w:ind w:left="0"/>
    </w:pPr>
    <w:rPr>
      <w:bCs/>
    </w:rPr>
  </w:style>
  <w:style w:type="paragraph" w:customStyle="1" w:styleId="Art2non-slidegraphics">
    <w:name w:val="Art 2 non-slide graphics"/>
    <w:basedOn w:val="Art"/>
    <w:qFormat/>
    <w:rsid w:val="000E46BA"/>
  </w:style>
  <w:style w:type="character" w:customStyle="1" w:styleId="BodyTextChar">
    <w:name w:val="Body Text Char"/>
    <w:basedOn w:val="DefaultParagraphFont"/>
    <w:link w:val="BodyText"/>
    <w:rsid w:val="000E46BA"/>
    <w:rPr>
      <w:rFonts w:ascii="Segoe" w:eastAsiaTheme="minorHAnsi" w:hAnsi="Segoe" w:cstheme="minorBidi"/>
      <w:sz w:val="19"/>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832226">
      <w:bodyDiv w:val="1"/>
      <w:marLeft w:val="0"/>
      <w:marRight w:val="0"/>
      <w:marTop w:val="0"/>
      <w:marBottom w:val="0"/>
      <w:divBdr>
        <w:top w:val="none" w:sz="0" w:space="0" w:color="auto"/>
        <w:left w:val="none" w:sz="0" w:space="0" w:color="auto"/>
        <w:bottom w:val="none" w:sz="0" w:space="0" w:color="auto"/>
        <w:right w:val="none" w:sz="0" w:space="0" w:color="auto"/>
      </w:divBdr>
    </w:div>
    <w:div w:id="201554481">
      <w:bodyDiv w:val="1"/>
      <w:marLeft w:val="0"/>
      <w:marRight w:val="0"/>
      <w:marTop w:val="0"/>
      <w:marBottom w:val="0"/>
      <w:divBdr>
        <w:top w:val="none" w:sz="0" w:space="0" w:color="auto"/>
        <w:left w:val="none" w:sz="0" w:space="0" w:color="auto"/>
        <w:bottom w:val="none" w:sz="0" w:space="0" w:color="auto"/>
        <w:right w:val="none" w:sz="0" w:space="0" w:color="auto"/>
      </w:divBdr>
    </w:div>
    <w:div w:id="309332581">
      <w:bodyDiv w:val="1"/>
      <w:marLeft w:val="0"/>
      <w:marRight w:val="0"/>
      <w:marTop w:val="0"/>
      <w:marBottom w:val="0"/>
      <w:divBdr>
        <w:top w:val="none" w:sz="0" w:space="0" w:color="auto"/>
        <w:left w:val="none" w:sz="0" w:space="0" w:color="auto"/>
        <w:bottom w:val="none" w:sz="0" w:space="0" w:color="auto"/>
        <w:right w:val="none" w:sz="0" w:space="0" w:color="auto"/>
      </w:divBdr>
    </w:div>
    <w:div w:id="434518535">
      <w:bodyDiv w:val="1"/>
      <w:marLeft w:val="0"/>
      <w:marRight w:val="0"/>
      <w:marTop w:val="0"/>
      <w:marBottom w:val="0"/>
      <w:divBdr>
        <w:top w:val="none" w:sz="0" w:space="0" w:color="auto"/>
        <w:left w:val="none" w:sz="0" w:space="0" w:color="auto"/>
        <w:bottom w:val="none" w:sz="0" w:space="0" w:color="auto"/>
        <w:right w:val="none" w:sz="0" w:space="0" w:color="auto"/>
      </w:divBdr>
      <w:divsChild>
        <w:div w:id="210004099">
          <w:marLeft w:val="0"/>
          <w:marRight w:val="0"/>
          <w:marTop w:val="0"/>
          <w:marBottom w:val="0"/>
          <w:divBdr>
            <w:top w:val="none" w:sz="0" w:space="0" w:color="auto"/>
            <w:left w:val="none" w:sz="0" w:space="0" w:color="auto"/>
            <w:bottom w:val="none" w:sz="0" w:space="0" w:color="auto"/>
            <w:right w:val="none" w:sz="0" w:space="0" w:color="auto"/>
          </w:divBdr>
        </w:div>
      </w:divsChild>
    </w:div>
    <w:div w:id="459961741">
      <w:bodyDiv w:val="1"/>
      <w:marLeft w:val="0"/>
      <w:marRight w:val="0"/>
      <w:marTop w:val="0"/>
      <w:marBottom w:val="0"/>
      <w:divBdr>
        <w:top w:val="none" w:sz="0" w:space="0" w:color="auto"/>
        <w:left w:val="none" w:sz="0" w:space="0" w:color="auto"/>
        <w:bottom w:val="none" w:sz="0" w:space="0" w:color="auto"/>
        <w:right w:val="none" w:sz="0" w:space="0" w:color="auto"/>
      </w:divBdr>
    </w:div>
    <w:div w:id="952977937">
      <w:bodyDiv w:val="1"/>
      <w:marLeft w:val="0"/>
      <w:marRight w:val="0"/>
      <w:marTop w:val="0"/>
      <w:marBottom w:val="0"/>
      <w:divBdr>
        <w:top w:val="none" w:sz="0" w:space="0" w:color="auto"/>
        <w:left w:val="none" w:sz="0" w:space="0" w:color="auto"/>
        <w:bottom w:val="none" w:sz="0" w:space="0" w:color="auto"/>
        <w:right w:val="none" w:sz="0" w:space="0" w:color="auto"/>
      </w:divBdr>
    </w:div>
    <w:div w:id="1036584137">
      <w:bodyDiv w:val="1"/>
      <w:marLeft w:val="0"/>
      <w:marRight w:val="0"/>
      <w:marTop w:val="0"/>
      <w:marBottom w:val="0"/>
      <w:divBdr>
        <w:top w:val="none" w:sz="0" w:space="0" w:color="auto"/>
        <w:left w:val="none" w:sz="0" w:space="0" w:color="auto"/>
        <w:bottom w:val="none" w:sz="0" w:space="0" w:color="auto"/>
        <w:right w:val="none" w:sz="0" w:space="0" w:color="auto"/>
      </w:divBdr>
    </w:div>
    <w:div w:id="1213691157">
      <w:bodyDiv w:val="1"/>
      <w:marLeft w:val="0"/>
      <w:marRight w:val="0"/>
      <w:marTop w:val="0"/>
      <w:marBottom w:val="0"/>
      <w:divBdr>
        <w:top w:val="none" w:sz="0" w:space="0" w:color="auto"/>
        <w:left w:val="none" w:sz="0" w:space="0" w:color="auto"/>
        <w:bottom w:val="none" w:sz="0" w:space="0" w:color="auto"/>
        <w:right w:val="none" w:sz="0" w:space="0" w:color="auto"/>
      </w:divBdr>
    </w:div>
    <w:div w:id="1307589780">
      <w:bodyDiv w:val="1"/>
      <w:marLeft w:val="0"/>
      <w:marRight w:val="0"/>
      <w:marTop w:val="0"/>
      <w:marBottom w:val="0"/>
      <w:divBdr>
        <w:top w:val="none" w:sz="0" w:space="0" w:color="auto"/>
        <w:left w:val="none" w:sz="0" w:space="0" w:color="auto"/>
        <w:bottom w:val="none" w:sz="0" w:space="0" w:color="auto"/>
        <w:right w:val="none" w:sz="0" w:space="0" w:color="auto"/>
      </w:divBdr>
    </w:div>
    <w:div w:id="1552811648">
      <w:bodyDiv w:val="1"/>
      <w:marLeft w:val="0"/>
      <w:marRight w:val="0"/>
      <w:marTop w:val="0"/>
      <w:marBottom w:val="0"/>
      <w:divBdr>
        <w:top w:val="none" w:sz="0" w:space="0" w:color="auto"/>
        <w:left w:val="none" w:sz="0" w:space="0" w:color="auto"/>
        <w:bottom w:val="none" w:sz="0" w:space="0" w:color="auto"/>
        <w:right w:val="none" w:sz="0" w:space="0" w:color="auto"/>
      </w:divBdr>
    </w:div>
    <w:div w:id="1729723177">
      <w:bodyDiv w:val="1"/>
      <w:marLeft w:val="0"/>
      <w:marRight w:val="0"/>
      <w:marTop w:val="0"/>
      <w:marBottom w:val="0"/>
      <w:divBdr>
        <w:top w:val="none" w:sz="0" w:space="0" w:color="auto"/>
        <w:left w:val="none" w:sz="0" w:space="0" w:color="auto"/>
        <w:bottom w:val="none" w:sz="0" w:space="0" w:color="auto"/>
        <w:right w:val="none" w:sz="0" w:space="0" w:color="auto"/>
      </w:divBdr>
    </w:div>
    <w:div w:id="1902519164">
      <w:bodyDiv w:val="1"/>
      <w:marLeft w:val="0"/>
      <w:marRight w:val="0"/>
      <w:marTop w:val="0"/>
      <w:marBottom w:val="0"/>
      <w:divBdr>
        <w:top w:val="none" w:sz="0" w:space="0" w:color="auto"/>
        <w:left w:val="none" w:sz="0" w:space="0" w:color="auto"/>
        <w:bottom w:val="none" w:sz="0" w:space="0" w:color="auto"/>
        <w:right w:val="none" w:sz="0" w:space="0" w:color="auto"/>
      </w:divBdr>
    </w:div>
    <w:div w:id="191164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lcaweb/CTP/Trademarks/Pages/FictitiousNames.aspx"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kellv\AppData\Roaming\Microsoft\Templates\NG_MOC_Module_LetterSize.dot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66566A5E9684406B155D9CC184C0BF6"/>
        <w:category>
          <w:name w:val="General"/>
          <w:gallery w:val="placeholder"/>
        </w:category>
        <w:types>
          <w:type w:val="bbPlcHdr"/>
        </w:types>
        <w:behaviors>
          <w:behavior w:val="content"/>
        </w:behaviors>
        <w:guid w:val="{C62369AD-90B5-4175-8505-55222DCB8999}"/>
      </w:docPartPr>
      <w:docPartBody>
        <w:p w:rsidR="00F46F94" w:rsidRDefault="00735FD7" w:rsidP="00735FD7">
          <w:pPr>
            <w:pStyle w:val="666566A5E9684406B155D9CC184C0BF6"/>
          </w:pPr>
          <w:r w:rsidRPr="00BB632D">
            <w:rPr>
              <w:rFonts w:asciiTheme="minorHAnsi" w:hAnsiTheme="minorHAnsi" w:cstheme="minorHAnsi"/>
              <w:lang w:val="en-US"/>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w:panose1 w:val="000B0500000000000000"/>
    <w:charset w:val="00"/>
    <w:family w:val="swiss"/>
    <w:pitch w:val="variable"/>
    <w:sig w:usb0="A00002AF" w:usb1="4000205B" w:usb2="00000000" w:usb3="00000000" w:csb0="0000009F" w:csb1="00000000"/>
  </w:font>
  <w:font w:name="Calibri">
    <w:panose1 w:val="020F0502020204030204"/>
    <w:charset w:val="00"/>
    <w:family w:val="swiss"/>
    <w:pitch w:val="variable"/>
    <w:sig w:usb0="E10002FF" w:usb1="4000ACFF" w:usb2="00000009" w:usb3="00000000" w:csb0="0000019F" w:csb1="00000000"/>
  </w:font>
  <w:font w:name="Segoe Semibold">
    <w:panose1 w:val="000B0500000000000000"/>
    <w:charset w:val="00"/>
    <w:family w:val="swiss"/>
    <w:pitch w:val="variable"/>
    <w:sig w:usb0="A00002AF"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Sans Typewriter">
    <w:panose1 w:val="020B0509030504030204"/>
    <w:charset w:val="00"/>
    <w:family w:val="modern"/>
    <w:pitch w:val="fixed"/>
    <w:sig w:usb0="00000003" w:usb1="00000000" w:usb2="00000000" w:usb3="00000000" w:csb0="00000001" w:csb1="00000000"/>
  </w:font>
  <w:font w:name="Segoe Condensed">
    <w:panose1 w:val="000B0500000000000000"/>
    <w:charset w:val="00"/>
    <w:family w:val="swiss"/>
    <w:pitch w:val="variable"/>
    <w:sig w:usb0="A00002AF" w:usb1="4000205B" w:usb2="00000000" w:usb3="00000000" w:csb0="0000009F" w:csb1="00000000"/>
  </w:font>
  <w:font w:name="Segoe Light">
    <w:panose1 w:val="000B0500000000000000"/>
    <w:charset w:val="00"/>
    <w:family w:val="swiss"/>
    <w:pitch w:val="variable"/>
    <w:sig w:usb0="A00002AF" w:usb1="4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5FD7"/>
    <w:rsid w:val="006A45F4"/>
    <w:rsid w:val="00735FD7"/>
    <w:rsid w:val="009E2AA3"/>
    <w:rsid w:val="00B538E7"/>
    <w:rsid w:val="00F4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6566A5E9684406B155D9CC184C0BF6">
    <w:name w:val="666566A5E9684406B155D9CC184C0BF6"/>
    <w:rsid w:val="00735FD7"/>
    <w:pPr>
      <w:spacing w:after="40"/>
      <w:ind w:left="720" w:right="-567"/>
      <w:jc w:val="right"/>
    </w:pPr>
    <w:rPr>
      <w:rFonts w:ascii="Calibri" w:eastAsiaTheme="minorHAnsi" w:hAnsi="Calibri"/>
      <w:b/>
      <w:bCs/>
      <w:lang w:val="en-AU" w:eastAsia="ja-JP"/>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6566A5E9684406B155D9CC184C0BF6">
    <w:name w:val="666566A5E9684406B155D9CC184C0BF6"/>
    <w:rsid w:val="00735FD7"/>
    <w:pPr>
      <w:spacing w:after="40"/>
      <w:ind w:left="720" w:right="-567"/>
      <w:jc w:val="right"/>
    </w:pPr>
    <w:rPr>
      <w:rFonts w:ascii="Calibri" w:eastAsiaTheme="minorHAnsi" w:hAnsi="Calibri"/>
      <w:b/>
      <w:bCs/>
      <w:lang w:val="en-AU"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5476EC-B542-467E-9EA1-9A1FBCD54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NG_MOC_Module_LetterSize</Template>
  <TotalTime>524</TotalTime>
  <Pages>1</Pages>
  <Words>3856</Words>
  <Characters>20593</Characters>
  <Application>Microsoft Office Word</Application>
  <DocSecurity>0</DocSecurity>
  <Lines>514</Lines>
  <Paragraphs>246</Paragraphs>
  <ScaleCrop>false</ScaleCrop>
  <HeadingPairs>
    <vt:vector size="2" baseType="variant">
      <vt:variant>
        <vt:lpstr>Title</vt:lpstr>
      </vt:variant>
      <vt:variant>
        <vt:i4>1</vt:i4>
      </vt:variant>
    </vt:vector>
  </HeadingPairs>
  <TitlesOfParts>
    <vt:vector size="1" baseType="lpstr">
      <vt:lpstr>Windows Azure Deployment Tracker 
User Manual</vt:lpstr>
    </vt:vector>
  </TitlesOfParts>
  <Company>Microsoft Corporation</Company>
  <LinksUpToDate>false</LinksUpToDate>
  <CharactersWithSpaces>24203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Azure Deployment Tracker 
User Manual</dc:title>
  <dc:subject>Project Name</dc:subject>
  <dc:creator>Author's Name</dc:creator>
  <cp:lastModifiedBy>Kelly Vomacka (Evergreen Group)</cp:lastModifiedBy>
  <cp:revision>20</cp:revision>
  <cp:lastPrinted>1901-01-01T07:00:00Z</cp:lastPrinted>
  <dcterms:created xsi:type="dcterms:W3CDTF">2012-08-16T17:34:00Z</dcterms:created>
  <dcterms:modified xsi:type="dcterms:W3CDTF">2012-08-23T00:34:00Z</dcterms:modified>
</cp:coreProperties>
</file>